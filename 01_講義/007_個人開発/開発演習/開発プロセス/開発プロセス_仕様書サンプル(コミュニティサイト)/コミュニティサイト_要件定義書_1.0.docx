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EastAsia" w:eastAsiaTheme="majorEastAsia" w:hAnsiTheme="majorEastAsia"/>
        </w:rPr>
        <w:id w:val="-1961494162"/>
        <w:docPartObj>
          <w:docPartGallery w:val="Cover Pages"/>
          <w:docPartUnique/>
        </w:docPartObj>
      </w:sdtPr>
      <w:sdtEndPr>
        <w:rPr>
          <w:sz w:val="12"/>
        </w:rPr>
      </w:sdtEndPr>
      <w:sdtContent>
        <w:p w14:paraId="2DBC8920" w14:textId="77777777" w:rsidR="00A827E3" w:rsidRPr="009A455C" w:rsidRDefault="00A827E3" w:rsidP="00A827E3">
          <w:pPr>
            <w:rPr>
              <w:rFonts w:asciiTheme="majorEastAsia" w:eastAsiaTheme="majorEastAsia" w:hAnsiTheme="majorEastAsia"/>
              <w:bdr w:val="single" w:sz="4" w:space="0" w:color="auto"/>
            </w:rPr>
          </w:pPr>
          <w:r w:rsidRPr="009A455C">
            <w:rPr>
              <w:rFonts w:asciiTheme="majorEastAsia" w:eastAsiaTheme="majorEastAsia" w:hAnsiTheme="majorEastAsia" w:hint="eastAsia"/>
              <w:bdr w:val="single" w:sz="4" w:space="0" w:color="auto"/>
            </w:rPr>
            <w:t>関係者外秘</w:t>
          </w:r>
        </w:p>
        <w:p w14:paraId="34E5564F" w14:textId="77777777" w:rsidR="00A827E3" w:rsidRPr="009A455C" w:rsidRDefault="00A827E3">
          <w:pPr>
            <w:rPr>
              <w:rFonts w:asciiTheme="majorEastAsia" w:eastAsiaTheme="majorEastAsia" w:hAnsiTheme="majorEastAsia"/>
              <w:sz w:val="12"/>
            </w:rPr>
          </w:pPr>
        </w:p>
        <w:p w14:paraId="5D2CEBB1" w14:textId="77777777" w:rsidR="00A827E3" w:rsidRPr="009A455C" w:rsidRDefault="00A827E3">
          <w:pPr>
            <w:rPr>
              <w:rFonts w:asciiTheme="majorEastAsia" w:eastAsiaTheme="majorEastAsia" w:hAnsiTheme="majorEastAsia"/>
              <w:sz w:val="12"/>
            </w:rPr>
          </w:pPr>
        </w:p>
        <w:p w14:paraId="1F5ABAB9" w14:textId="77777777" w:rsidR="00A827E3" w:rsidRPr="009A455C" w:rsidRDefault="00A827E3">
          <w:pPr>
            <w:widowControl/>
            <w:jc w:val="left"/>
            <w:rPr>
              <w:rFonts w:asciiTheme="majorEastAsia" w:eastAsiaTheme="majorEastAsia" w:hAnsiTheme="majorEastAsia"/>
              <w:b/>
              <w:caps/>
              <w:color w:val="365F91" w:themeColor="accent1" w:themeShade="BF"/>
              <w:sz w:val="28"/>
              <w:szCs w:val="20"/>
            </w:rPr>
          </w:pPr>
        </w:p>
        <w:p w14:paraId="76BA0161" w14:textId="77777777" w:rsidR="00853315" w:rsidRPr="009A455C" w:rsidRDefault="00875B9F">
          <w:pPr>
            <w:widowControl/>
            <w:jc w:val="left"/>
            <w:rPr>
              <w:rFonts w:asciiTheme="majorEastAsia" w:eastAsiaTheme="majorEastAsia" w:hAnsiTheme="majorEastAsia"/>
              <w:caps/>
              <w:sz w:val="48"/>
              <w:szCs w:val="40"/>
            </w:rPr>
          </w:pPr>
          <w:r w:rsidRPr="009A455C">
            <w:rPr>
              <w:rFonts w:asciiTheme="majorEastAsia" w:eastAsiaTheme="majorEastAsia" w:hAnsiTheme="majorEastAsia" w:hint="eastAsia"/>
              <w:caps/>
              <w:sz w:val="48"/>
              <w:szCs w:val="40"/>
            </w:rPr>
            <w:t>コミュニティ</w:t>
          </w:r>
          <w:r w:rsidRPr="009A455C">
            <w:rPr>
              <w:rFonts w:asciiTheme="majorEastAsia" w:eastAsiaTheme="majorEastAsia" w:hAnsiTheme="majorEastAsia"/>
              <w:caps/>
              <w:sz w:val="48"/>
              <w:szCs w:val="40"/>
            </w:rPr>
            <w:t>サイト</w:t>
          </w:r>
        </w:p>
        <w:p w14:paraId="58D3CC97" w14:textId="77777777" w:rsidR="00853315" w:rsidRPr="009A455C" w:rsidRDefault="00853315">
          <w:pPr>
            <w:widowControl/>
            <w:jc w:val="left"/>
            <w:rPr>
              <w:rFonts w:asciiTheme="majorEastAsia" w:eastAsiaTheme="majorEastAsia" w:hAnsiTheme="majorEastAsia"/>
              <w:caps/>
              <w:sz w:val="48"/>
              <w:szCs w:val="40"/>
            </w:rPr>
          </w:pPr>
          <w:r w:rsidRPr="009A455C">
            <w:rPr>
              <w:rFonts w:asciiTheme="majorEastAsia" w:eastAsiaTheme="majorEastAsia" w:hAnsiTheme="majorEastAsia" w:hint="eastAsia"/>
              <w:caps/>
              <w:sz w:val="48"/>
              <w:szCs w:val="40"/>
            </w:rPr>
            <w:t>要件定義書</w:t>
          </w:r>
        </w:p>
        <w:p w14:paraId="505C9B7D" w14:textId="77777777" w:rsidR="00853315" w:rsidRPr="009A455C" w:rsidRDefault="00853315">
          <w:pPr>
            <w:widowControl/>
            <w:jc w:val="left"/>
            <w:rPr>
              <w:rFonts w:asciiTheme="majorEastAsia" w:eastAsiaTheme="majorEastAsia" w:hAnsiTheme="majorEastAsia"/>
              <w:b/>
              <w:caps/>
              <w:color w:val="365F91" w:themeColor="accent1" w:themeShade="BF"/>
              <w:sz w:val="28"/>
              <w:szCs w:val="20"/>
            </w:rPr>
          </w:pPr>
        </w:p>
        <w:p w14:paraId="0BC5F410" w14:textId="77777777" w:rsidR="00A827E3" w:rsidRPr="009A455C" w:rsidRDefault="00A827E3" w:rsidP="00A827E3">
          <w:pPr>
            <w:widowControl/>
            <w:jc w:val="left"/>
            <w:rPr>
              <w:rFonts w:asciiTheme="majorEastAsia" w:eastAsiaTheme="majorEastAsia" w:hAnsiTheme="majorEastAsia"/>
              <w:b/>
              <w:caps/>
              <w:color w:val="365F91" w:themeColor="accent1" w:themeShade="BF"/>
              <w:sz w:val="28"/>
              <w:szCs w:val="20"/>
            </w:rPr>
          </w:pPr>
        </w:p>
        <w:p w14:paraId="4430C1A2" w14:textId="77777777" w:rsidR="00A827E3" w:rsidRPr="009A455C" w:rsidRDefault="00A827E3" w:rsidP="00A827E3">
          <w:pPr>
            <w:widowControl/>
            <w:jc w:val="left"/>
            <w:rPr>
              <w:rFonts w:asciiTheme="majorEastAsia" w:eastAsiaTheme="majorEastAsia" w:hAnsiTheme="majorEastAsia"/>
              <w:b/>
              <w:caps/>
              <w:color w:val="365F91" w:themeColor="accent1" w:themeShade="BF"/>
              <w:sz w:val="28"/>
              <w:szCs w:val="20"/>
            </w:rPr>
          </w:pPr>
        </w:p>
        <w:p w14:paraId="1D814A0E"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hint="eastAsia"/>
            </w:rPr>
            <w:t>更新履歴</w:t>
          </w:r>
        </w:p>
        <w:tbl>
          <w:tblPr>
            <w:tblStyle w:val="a3"/>
            <w:tblW w:w="0" w:type="auto"/>
            <w:tblLook w:val="04A0" w:firstRow="1" w:lastRow="0" w:firstColumn="1" w:lastColumn="0" w:noHBand="0" w:noVBand="1"/>
          </w:tblPr>
          <w:tblGrid>
            <w:gridCol w:w="1668"/>
            <w:gridCol w:w="2693"/>
            <w:gridCol w:w="4353"/>
          </w:tblGrid>
          <w:tr w:rsidR="00A827E3" w:rsidRPr="009A455C" w14:paraId="22F4B32A" w14:textId="77777777" w:rsidTr="00A827E3">
            <w:tc>
              <w:tcPr>
                <w:tcW w:w="1668" w:type="dxa"/>
                <w:shd w:val="clear" w:color="auto" w:fill="BFBFBF" w:themeFill="background1" w:themeFillShade="BF"/>
              </w:tcPr>
              <w:p w14:paraId="0402CBA3"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hint="eastAsia"/>
                  </w:rPr>
                  <w:t>年月日</w:t>
                </w:r>
              </w:p>
            </w:tc>
            <w:tc>
              <w:tcPr>
                <w:tcW w:w="2693" w:type="dxa"/>
                <w:shd w:val="clear" w:color="auto" w:fill="BFBFBF" w:themeFill="background1" w:themeFillShade="BF"/>
              </w:tcPr>
              <w:p w14:paraId="7A4AE9CD"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hint="eastAsia"/>
                  </w:rPr>
                  <w:t>担当者</w:t>
                </w:r>
              </w:p>
            </w:tc>
            <w:tc>
              <w:tcPr>
                <w:tcW w:w="4353" w:type="dxa"/>
                <w:shd w:val="clear" w:color="auto" w:fill="BFBFBF" w:themeFill="background1" w:themeFillShade="BF"/>
              </w:tcPr>
              <w:p w14:paraId="26F86984"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hint="eastAsia"/>
                  </w:rPr>
                  <w:t>内容</w:t>
                </w:r>
              </w:p>
            </w:tc>
          </w:tr>
          <w:tr w:rsidR="00A827E3" w:rsidRPr="009A455C" w14:paraId="2469DCE7" w14:textId="77777777" w:rsidTr="00A827E3">
            <w:tc>
              <w:tcPr>
                <w:tcW w:w="1668" w:type="dxa"/>
              </w:tcPr>
              <w:p w14:paraId="208A0D4E"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rPr>
                  <w:t>2015/8/25</w:t>
                </w:r>
              </w:p>
            </w:tc>
            <w:tc>
              <w:tcPr>
                <w:tcW w:w="2693" w:type="dxa"/>
              </w:tcPr>
              <w:p w14:paraId="6B2D21E8" w14:textId="77777777" w:rsidR="00A827E3" w:rsidRPr="009A455C" w:rsidRDefault="00A827E3" w:rsidP="00FF20B0">
                <w:pPr>
                  <w:rPr>
                    <w:rFonts w:asciiTheme="majorEastAsia" w:eastAsiaTheme="majorEastAsia" w:hAnsiTheme="majorEastAsia"/>
                  </w:rPr>
                </w:pPr>
                <w:r w:rsidRPr="009A455C">
                  <w:rPr>
                    <w:rFonts w:asciiTheme="majorEastAsia" w:eastAsiaTheme="majorEastAsia" w:hAnsiTheme="majorEastAsia" w:hint="eastAsia"/>
                  </w:rPr>
                  <w:t>開発</w:t>
                </w:r>
                <w:r w:rsidR="00FF20B0" w:rsidRPr="009A455C">
                  <w:rPr>
                    <w:rFonts w:asciiTheme="majorEastAsia" w:eastAsiaTheme="majorEastAsia" w:hAnsiTheme="majorEastAsia" w:hint="eastAsia"/>
                  </w:rPr>
                  <w:t>事業</w:t>
                </w:r>
                <w:r w:rsidRPr="009A455C">
                  <w:rPr>
                    <w:rFonts w:asciiTheme="majorEastAsia" w:eastAsiaTheme="majorEastAsia" w:hAnsiTheme="majorEastAsia" w:hint="eastAsia"/>
                  </w:rPr>
                  <w:t>部 斉藤</w:t>
                </w:r>
              </w:p>
            </w:tc>
            <w:tc>
              <w:tcPr>
                <w:tcW w:w="4353" w:type="dxa"/>
              </w:tcPr>
              <w:p w14:paraId="3D7AA071"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hint="eastAsia"/>
                  </w:rPr>
                  <w:t>新規作成</w:t>
                </w:r>
              </w:p>
            </w:tc>
          </w:tr>
          <w:tr w:rsidR="00A827E3" w:rsidRPr="009A455C" w14:paraId="417891CD" w14:textId="77777777" w:rsidTr="00A827E3">
            <w:tc>
              <w:tcPr>
                <w:tcW w:w="1668" w:type="dxa"/>
              </w:tcPr>
              <w:p w14:paraId="0C4C5932"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rPr>
                  <w:t>2015/8/26</w:t>
                </w:r>
              </w:p>
            </w:tc>
            <w:tc>
              <w:tcPr>
                <w:tcW w:w="2693" w:type="dxa"/>
              </w:tcPr>
              <w:p w14:paraId="68068D62" w14:textId="77777777" w:rsidR="00A827E3" w:rsidRPr="009A455C" w:rsidRDefault="00FF20B0" w:rsidP="00A827E3">
                <w:pPr>
                  <w:rPr>
                    <w:rFonts w:asciiTheme="majorEastAsia" w:eastAsiaTheme="majorEastAsia" w:hAnsiTheme="majorEastAsia"/>
                  </w:rPr>
                </w:pPr>
                <w:r w:rsidRPr="009A455C">
                  <w:rPr>
                    <w:rFonts w:asciiTheme="majorEastAsia" w:eastAsiaTheme="majorEastAsia" w:hAnsiTheme="majorEastAsia" w:hint="eastAsia"/>
                  </w:rPr>
                  <w:t>開発事業</w:t>
                </w:r>
                <w:r w:rsidR="00A827E3" w:rsidRPr="009A455C">
                  <w:rPr>
                    <w:rFonts w:asciiTheme="majorEastAsia" w:eastAsiaTheme="majorEastAsia" w:hAnsiTheme="majorEastAsia" w:hint="eastAsia"/>
                  </w:rPr>
                  <w:t>部 鈴木</w:t>
                </w:r>
              </w:p>
            </w:tc>
            <w:tc>
              <w:tcPr>
                <w:tcW w:w="4353" w:type="dxa"/>
              </w:tcPr>
              <w:p w14:paraId="5E6AC79C"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hint="eastAsia"/>
                  </w:rPr>
                  <w:t>レビュー結果を反映</w:t>
                </w:r>
              </w:p>
            </w:tc>
          </w:tr>
        </w:tbl>
        <w:p w14:paraId="497E2F0D" w14:textId="77777777" w:rsidR="00A827E3" w:rsidRPr="009A455C" w:rsidRDefault="00A827E3">
          <w:pPr>
            <w:widowControl/>
            <w:jc w:val="left"/>
            <w:rPr>
              <w:rFonts w:asciiTheme="majorEastAsia" w:eastAsiaTheme="majorEastAsia" w:hAnsiTheme="majorEastAsia"/>
              <w:b/>
              <w:caps/>
              <w:color w:val="365F91" w:themeColor="accent1" w:themeShade="BF"/>
              <w:sz w:val="28"/>
              <w:szCs w:val="20"/>
            </w:rPr>
          </w:pPr>
        </w:p>
        <w:p w14:paraId="08DFEDCD" w14:textId="77777777" w:rsidR="00A827E3" w:rsidRPr="009A455C" w:rsidRDefault="00A827E3">
          <w:pPr>
            <w:widowControl/>
            <w:jc w:val="left"/>
            <w:rPr>
              <w:rFonts w:asciiTheme="majorEastAsia" w:eastAsiaTheme="majorEastAsia" w:hAnsiTheme="majorEastAsia"/>
              <w:b/>
              <w:caps/>
              <w:color w:val="365F91" w:themeColor="accent1" w:themeShade="BF"/>
              <w:sz w:val="28"/>
              <w:szCs w:val="20"/>
            </w:rPr>
          </w:pPr>
        </w:p>
        <w:p w14:paraId="11B2906A" w14:textId="77777777" w:rsidR="00A827E3" w:rsidRPr="009A455C" w:rsidRDefault="00A827E3">
          <w:pPr>
            <w:widowControl/>
            <w:jc w:val="left"/>
            <w:rPr>
              <w:rFonts w:asciiTheme="majorEastAsia" w:eastAsiaTheme="majorEastAsia" w:hAnsiTheme="majorEastAsia"/>
              <w:b/>
              <w:caps/>
              <w:color w:val="365F91" w:themeColor="accent1" w:themeShade="BF"/>
              <w:sz w:val="28"/>
              <w:szCs w:val="20"/>
            </w:rPr>
          </w:pPr>
        </w:p>
        <w:p w14:paraId="0A5AFC2A" w14:textId="77777777" w:rsidR="00A827E3" w:rsidRPr="009A455C" w:rsidRDefault="00A827E3">
          <w:pPr>
            <w:widowControl/>
            <w:jc w:val="left"/>
            <w:rPr>
              <w:rFonts w:asciiTheme="majorEastAsia" w:eastAsiaTheme="majorEastAsia" w:hAnsiTheme="majorEastAsia"/>
              <w:b/>
              <w:caps/>
              <w:color w:val="365F91" w:themeColor="accent1" w:themeShade="BF"/>
              <w:sz w:val="28"/>
              <w:szCs w:val="20"/>
            </w:rPr>
          </w:pPr>
        </w:p>
        <w:p w14:paraId="5F889FF0" w14:textId="77777777" w:rsidR="00A827E3" w:rsidRPr="009A455C" w:rsidRDefault="00A827E3">
          <w:pPr>
            <w:widowControl/>
            <w:jc w:val="left"/>
            <w:rPr>
              <w:rFonts w:asciiTheme="majorEastAsia" w:eastAsiaTheme="majorEastAsia" w:hAnsiTheme="majorEastAsia"/>
              <w:b/>
              <w:caps/>
              <w:color w:val="365F91" w:themeColor="accent1" w:themeShade="BF"/>
              <w:sz w:val="28"/>
              <w:szCs w:val="20"/>
            </w:rPr>
          </w:pPr>
        </w:p>
        <w:p w14:paraId="176C9B5F" w14:textId="77777777" w:rsidR="00A827E3" w:rsidRPr="009A455C" w:rsidRDefault="00A827E3">
          <w:pPr>
            <w:widowControl/>
            <w:jc w:val="left"/>
            <w:rPr>
              <w:rFonts w:asciiTheme="majorEastAsia" w:eastAsiaTheme="majorEastAsia" w:hAnsiTheme="majorEastAsia"/>
              <w:b/>
              <w:caps/>
              <w:color w:val="365F91" w:themeColor="accent1" w:themeShade="BF"/>
              <w:sz w:val="28"/>
              <w:szCs w:val="20"/>
            </w:rPr>
          </w:pPr>
        </w:p>
        <w:p w14:paraId="3C91558B"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rPr>
            <w:t xml:space="preserve">Copyright © 2015 </w:t>
          </w:r>
          <w:r w:rsidRPr="009A455C">
            <w:rPr>
              <w:rFonts w:asciiTheme="majorEastAsia" w:eastAsiaTheme="majorEastAsia" w:hAnsiTheme="majorEastAsia" w:hint="eastAsia"/>
            </w:rPr>
            <w:t>株式会社システムシェアード</w:t>
          </w:r>
          <w:r w:rsidRPr="009A455C">
            <w:rPr>
              <w:rFonts w:asciiTheme="majorEastAsia" w:eastAsiaTheme="majorEastAsia" w:hAnsiTheme="majorEastAsia"/>
            </w:rPr>
            <w:t>. All rights reserved.</w:t>
          </w:r>
        </w:p>
        <w:p w14:paraId="2E8B7AA8" w14:textId="77777777" w:rsidR="00A827E3" w:rsidRPr="009A455C" w:rsidRDefault="00A827E3">
          <w:pPr>
            <w:widowControl/>
            <w:jc w:val="left"/>
            <w:rPr>
              <w:rFonts w:asciiTheme="majorEastAsia" w:eastAsiaTheme="majorEastAsia" w:hAnsiTheme="majorEastAsia"/>
              <w:sz w:val="12"/>
            </w:rPr>
          </w:pPr>
          <w:r w:rsidRPr="009A455C">
            <w:rPr>
              <w:rFonts w:asciiTheme="majorEastAsia" w:eastAsiaTheme="majorEastAsia" w:hAnsiTheme="majorEastAsia"/>
              <w:sz w:val="12"/>
            </w:rPr>
            <w:br w:type="page"/>
          </w:r>
        </w:p>
      </w:sdtContent>
    </w:sdt>
    <w:sdt>
      <w:sdtPr>
        <w:rPr>
          <w:rFonts w:asciiTheme="majorEastAsia" w:eastAsiaTheme="minorEastAsia" w:hAnsiTheme="majorEastAsia" w:cstheme="minorBidi"/>
          <w:b w:val="0"/>
          <w:bCs w:val="0"/>
          <w:color w:val="auto"/>
          <w:kern w:val="2"/>
          <w:sz w:val="24"/>
          <w:szCs w:val="24"/>
        </w:rPr>
        <w:id w:val="-222376671"/>
        <w:docPartObj>
          <w:docPartGallery w:val="Table of Contents"/>
          <w:docPartUnique/>
        </w:docPartObj>
      </w:sdtPr>
      <w:sdtEndPr>
        <w:rPr>
          <w:noProof/>
        </w:rPr>
      </w:sdtEndPr>
      <w:sdtContent>
        <w:p w14:paraId="37ED4B9C" w14:textId="77777777" w:rsidR="00A827E3" w:rsidRPr="009A455C" w:rsidRDefault="00A827E3">
          <w:pPr>
            <w:pStyle w:val="a6"/>
            <w:rPr>
              <w:rFonts w:asciiTheme="majorEastAsia" w:hAnsiTheme="majorEastAsia"/>
            </w:rPr>
          </w:pPr>
          <w:r w:rsidRPr="009A455C">
            <w:rPr>
              <w:rFonts w:asciiTheme="majorEastAsia" w:hAnsiTheme="majorEastAsia"/>
            </w:rPr>
            <w:t>目次</w:t>
          </w:r>
        </w:p>
        <w:p w14:paraId="257A6B94" w14:textId="77777777" w:rsidR="00A15FC0" w:rsidRPr="009A455C" w:rsidRDefault="0099012B">
          <w:pPr>
            <w:pStyle w:val="11"/>
            <w:tabs>
              <w:tab w:val="right" w:leader="dot" w:pos="8488"/>
            </w:tabs>
            <w:rPr>
              <w:rFonts w:asciiTheme="majorEastAsia" w:eastAsiaTheme="majorEastAsia" w:hAnsiTheme="majorEastAsia"/>
              <w:b w:val="0"/>
              <w:noProof/>
              <w:sz w:val="21"/>
              <w:szCs w:val="22"/>
            </w:rPr>
          </w:pPr>
          <w:r w:rsidRPr="009A455C">
            <w:rPr>
              <w:rFonts w:asciiTheme="majorEastAsia" w:eastAsiaTheme="majorEastAsia" w:hAnsiTheme="majorEastAsia"/>
              <w:b w:val="0"/>
            </w:rPr>
            <w:fldChar w:fldCharType="begin"/>
          </w:r>
          <w:r w:rsidR="00A827E3" w:rsidRPr="009A455C">
            <w:rPr>
              <w:rFonts w:asciiTheme="majorEastAsia" w:eastAsiaTheme="majorEastAsia" w:hAnsiTheme="majorEastAsia"/>
            </w:rPr>
            <w:instrText>TOC \o "1-3" \h \z \u</w:instrText>
          </w:r>
          <w:r w:rsidRPr="009A455C">
            <w:rPr>
              <w:rFonts w:asciiTheme="majorEastAsia" w:eastAsiaTheme="majorEastAsia" w:hAnsiTheme="majorEastAsia"/>
              <w:b w:val="0"/>
            </w:rPr>
            <w:fldChar w:fldCharType="separate"/>
          </w:r>
          <w:hyperlink w:anchor="_Toc445991849" w:history="1">
            <w:r w:rsidR="00A15FC0" w:rsidRPr="009A455C">
              <w:rPr>
                <w:rStyle w:val="ad"/>
                <w:rFonts w:asciiTheme="majorEastAsia" w:eastAsiaTheme="majorEastAsia" w:hAnsiTheme="majorEastAsia" w:hint="eastAsia"/>
                <w:noProof/>
              </w:rPr>
              <w:t>１ プロジェクトの背景</w:t>
            </w:r>
            <w:r w:rsidR="00A15FC0" w:rsidRPr="009A455C">
              <w:rPr>
                <w:rFonts w:asciiTheme="majorEastAsia" w:eastAsiaTheme="majorEastAsia" w:hAnsiTheme="majorEastAsia"/>
                <w:noProof/>
                <w:webHidden/>
              </w:rPr>
              <w:tab/>
            </w:r>
            <w:r w:rsidRPr="009A455C">
              <w:rPr>
                <w:rFonts w:asciiTheme="majorEastAsia" w:eastAsiaTheme="majorEastAsia" w:hAnsiTheme="majorEastAsia"/>
                <w:noProof/>
                <w:webHidden/>
              </w:rPr>
              <w:fldChar w:fldCharType="begin"/>
            </w:r>
            <w:r w:rsidR="00A15FC0" w:rsidRPr="009A455C">
              <w:rPr>
                <w:rFonts w:asciiTheme="majorEastAsia" w:eastAsiaTheme="majorEastAsia" w:hAnsiTheme="majorEastAsia"/>
                <w:noProof/>
                <w:webHidden/>
              </w:rPr>
              <w:instrText xml:space="preserve"> PAGEREF _Toc445991849 \h </w:instrText>
            </w:r>
            <w:r w:rsidRPr="009A455C">
              <w:rPr>
                <w:rFonts w:asciiTheme="majorEastAsia" w:eastAsiaTheme="majorEastAsia" w:hAnsiTheme="majorEastAsia"/>
                <w:noProof/>
                <w:webHidden/>
              </w:rPr>
            </w:r>
            <w:r w:rsidRPr="009A455C">
              <w:rPr>
                <w:rFonts w:asciiTheme="majorEastAsia" w:eastAsiaTheme="majorEastAsia" w:hAnsiTheme="majorEastAsia"/>
                <w:noProof/>
                <w:webHidden/>
              </w:rPr>
              <w:fldChar w:fldCharType="separate"/>
            </w:r>
            <w:r w:rsidR="00596774">
              <w:rPr>
                <w:rFonts w:asciiTheme="majorEastAsia" w:eastAsiaTheme="majorEastAsia" w:hAnsiTheme="majorEastAsia"/>
                <w:noProof/>
                <w:webHidden/>
              </w:rPr>
              <w:t>1</w:t>
            </w:r>
            <w:r w:rsidRPr="009A455C">
              <w:rPr>
                <w:rFonts w:asciiTheme="majorEastAsia" w:eastAsiaTheme="majorEastAsia" w:hAnsiTheme="majorEastAsia"/>
                <w:noProof/>
                <w:webHidden/>
              </w:rPr>
              <w:fldChar w:fldCharType="end"/>
            </w:r>
          </w:hyperlink>
        </w:p>
        <w:p w14:paraId="647DC050" w14:textId="77777777" w:rsidR="00A15FC0" w:rsidRPr="009A455C" w:rsidRDefault="002A15C2">
          <w:pPr>
            <w:pStyle w:val="11"/>
            <w:tabs>
              <w:tab w:val="right" w:leader="dot" w:pos="8488"/>
            </w:tabs>
            <w:rPr>
              <w:rFonts w:asciiTheme="majorEastAsia" w:eastAsiaTheme="majorEastAsia" w:hAnsiTheme="majorEastAsia"/>
              <w:b w:val="0"/>
              <w:noProof/>
              <w:sz w:val="21"/>
              <w:szCs w:val="22"/>
            </w:rPr>
          </w:pPr>
          <w:hyperlink w:anchor="_Toc445991850" w:history="1">
            <w:r w:rsidR="00A15FC0" w:rsidRPr="009A455C">
              <w:rPr>
                <w:rStyle w:val="ad"/>
                <w:rFonts w:asciiTheme="majorEastAsia" w:eastAsiaTheme="majorEastAsia" w:hAnsiTheme="majorEastAsia" w:hint="eastAsia"/>
                <w:noProof/>
              </w:rPr>
              <w:t>２ プロジェクトの概要</w:t>
            </w:r>
            <w:r w:rsidR="00A15FC0" w:rsidRPr="009A455C">
              <w:rPr>
                <w:rFonts w:asciiTheme="majorEastAsia" w:eastAsiaTheme="majorEastAsia" w:hAnsiTheme="majorEastAsia"/>
                <w:noProof/>
                <w:webHidden/>
              </w:rPr>
              <w:tab/>
            </w:r>
            <w:r w:rsidR="0099012B" w:rsidRPr="009A455C">
              <w:rPr>
                <w:rFonts w:asciiTheme="majorEastAsia" w:eastAsiaTheme="majorEastAsia" w:hAnsiTheme="majorEastAsia"/>
                <w:noProof/>
                <w:webHidden/>
              </w:rPr>
              <w:fldChar w:fldCharType="begin"/>
            </w:r>
            <w:r w:rsidR="00A15FC0" w:rsidRPr="009A455C">
              <w:rPr>
                <w:rFonts w:asciiTheme="majorEastAsia" w:eastAsiaTheme="majorEastAsia" w:hAnsiTheme="majorEastAsia"/>
                <w:noProof/>
                <w:webHidden/>
              </w:rPr>
              <w:instrText xml:space="preserve"> PAGEREF _Toc445991850 \h </w:instrText>
            </w:r>
            <w:r w:rsidR="0099012B" w:rsidRPr="009A455C">
              <w:rPr>
                <w:rFonts w:asciiTheme="majorEastAsia" w:eastAsiaTheme="majorEastAsia" w:hAnsiTheme="majorEastAsia"/>
                <w:noProof/>
                <w:webHidden/>
              </w:rPr>
            </w:r>
            <w:r w:rsidR="0099012B" w:rsidRPr="009A455C">
              <w:rPr>
                <w:rFonts w:asciiTheme="majorEastAsia" w:eastAsiaTheme="majorEastAsia" w:hAnsiTheme="majorEastAsia"/>
                <w:noProof/>
                <w:webHidden/>
              </w:rPr>
              <w:fldChar w:fldCharType="separate"/>
            </w:r>
            <w:r w:rsidR="00596774">
              <w:rPr>
                <w:rFonts w:asciiTheme="majorEastAsia" w:eastAsiaTheme="majorEastAsia" w:hAnsiTheme="majorEastAsia"/>
                <w:noProof/>
                <w:webHidden/>
              </w:rPr>
              <w:t>1</w:t>
            </w:r>
            <w:r w:rsidR="0099012B" w:rsidRPr="009A455C">
              <w:rPr>
                <w:rFonts w:asciiTheme="majorEastAsia" w:eastAsiaTheme="majorEastAsia" w:hAnsiTheme="majorEastAsia"/>
                <w:noProof/>
                <w:webHidden/>
              </w:rPr>
              <w:fldChar w:fldCharType="end"/>
            </w:r>
          </w:hyperlink>
        </w:p>
        <w:p w14:paraId="4747BC11" w14:textId="77777777" w:rsidR="00A15FC0" w:rsidRPr="009A455C" w:rsidRDefault="002A15C2">
          <w:pPr>
            <w:pStyle w:val="11"/>
            <w:tabs>
              <w:tab w:val="right" w:leader="dot" w:pos="8488"/>
            </w:tabs>
            <w:rPr>
              <w:rFonts w:asciiTheme="majorEastAsia" w:eastAsiaTheme="majorEastAsia" w:hAnsiTheme="majorEastAsia"/>
              <w:b w:val="0"/>
              <w:noProof/>
              <w:sz w:val="21"/>
              <w:szCs w:val="22"/>
            </w:rPr>
          </w:pPr>
          <w:hyperlink w:anchor="_Toc445991851" w:history="1">
            <w:r w:rsidR="00A15FC0" w:rsidRPr="009A455C">
              <w:rPr>
                <w:rStyle w:val="ad"/>
                <w:rFonts w:asciiTheme="majorEastAsia" w:eastAsiaTheme="majorEastAsia" w:hAnsiTheme="majorEastAsia" w:hint="eastAsia"/>
                <w:noProof/>
              </w:rPr>
              <w:t>３ 開発環境</w:t>
            </w:r>
            <w:r w:rsidR="00A15FC0" w:rsidRPr="009A455C">
              <w:rPr>
                <w:rFonts w:asciiTheme="majorEastAsia" w:eastAsiaTheme="majorEastAsia" w:hAnsiTheme="majorEastAsia"/>
                <w:noProof/>
                <w:webHidden/>
              </w:rPr>
              <w:tab/>
            </w:r>
            <w:r w:rsidR="0099012B" w:rsidRPr="009A455C">
              <w:rPr>
                <w:rFonts w:asciiTheme="majorEastAsia" w:eastAsiaTheme="majorEastAsia" w:hAnsiTheme="majorEastAsia"/>
                <w:noProof/>
                <w:webHidden/>
              </w:rPr>
              <w:fldChar w:fldCharType="begin"/>
            </w:r>
            <w:r w:rsidR="00A15FC0" w:rsidRPr="009A455C">
              <w:rPr>
                <w:rFonts w:asciiTheme="majorEastAsia" w:eastAsiaTheme="majorEastAsia" w:hAnsiTheme="majorEastAsia"/>
                <w:noProof/>
                <w:webHidden/>
              </w:rPr>
              <w:instrText xml:space="preserve"> PAGEREF _Toc445991851 \h </w:instrText>
            </w:r>
            <w:r w:rsidR="0099012B" w:rsidRPr="009A455C">
              <w:rPr>
                <w:rFonts w:asciiTheme="majorEastAsia" w:eastAsiaTheme="majorEastAsia" w:hAnsiTheme="majorEastAsia"/>
                <w:noProof/>
                <w:webHidden/>
              </w:rPr>
            </w:r>
            <w:r w:rsidR="0099012B" w:rsidRPr="009A455C">
              <w:rPr>
                <w:rFonts w:asciiTheme="majorEastAsia" w:eastAsiaTheme="majorEastAsia" w:hAnsiTheme="majorEastAsia"/>
                <w:noProof/>
                <w:webHidden/>
              </w:rPr>
              <w:fldChar w:fldCharType="separate"/>
            </w:r>
            <w:r w:rsidR="00596774">
              <w:rPr>
                <w:rFonts w:asciiTheme="majorEastAsia" w:eastAsiaTheme="majorEastAsia" w:hAnsiTheme="majorEastAsia"/>
                <w:noProof/>
                <w:webHidden/>
              </w:rPr>
              <w:t>1</w:t>
            </w:r>
            <w:r w:rsidR="0099012B" w:rsidRPr="009A455C">
              <w:rPr>
                <w:rFonts w:asciiTheme="majorEastAsia" w:eastAsiaTheme="majorEastAsia" w:hAnsiTheme="majorEastAsia"/>
                <w:noProof/>
                <w:webHidden/>
              </w:rPr>
              <w:fldChar w:fldCharType="end"/>
            </w:r>
          </w:hyperlink>
        </w:p>
        <w:p w14:paraId="2606AD72" w14:textId="77777777" w:rsidR="00A15FC0" w:rsidRPr="009A455C" w:rsidRDefault="002A15C2">
          <w:pPr>
            <w:pStyle w:val="11"/>
            <w:tabs>
              <w:tab w:val="right" w:leader="dot" w:pos="8488"/>
            </w:tabs>
            <w:rPr>
              <w:rFonts w:asciiTheme="majorEastAsia" w:eastAsiaTheme="majorEastAsia" w:hAnsiTheme="majorEastAsia"/>
              <w:b w:val="0"/>
              <w:noProof/>
              <w:sz w:val="21"/>
              <w:szCs w:val="22"/>
            </w:rPr>
          </w:pPr>
          <w:hyperlink w:anchor="_Toc445991852" w:history="1">
            <w:r w:rsidR="00A15FC0" w:rsidRPr="009A455C">
              <w:rPr>
                <w:rStyle w:val="ad"/>
                <w:rFonts w:asciiTheme="majorEastAsia" w:eastAsiaTheme="majorEastAsia" w:hAnsiTheme="majorEastAsia" w:hint="eastAsia"/>
                <w:noProof/>
              </w:rPr>
              <w:t>４ 運用環境</w:t>
            </w:r>
            <w:r w:rsidR="00A15FC0" w:rsidRPr="009A455C">
              <w:rPr>
                <w:rFonts w:asciiTheme="majorEastAsia" w:eastAsiaTheme="majorEastAsia" w:hAnsiTheme="majorEastAsia"/>
                <w:noProof/>
                <w:webHidden/>
              </w:rPr>
              <w:tab/>
            </w:r>
            <w:r w:rsidR="0099012B" w:rsidRPr="009A455C">
              <w:rPr>
                <w:rFonts w:asciiTheme="majorEastAsia" w:eastAsiaTheme="majorEastAsia" w:hAnsiTheme="majorEastAsia"/>
                <w:noProof/>
                <w:webHidden/>
              </w:rPr>
              <w:fldChar w:fldCharType="begin"/>
            </w:r>
            <w:r w:rsidR="00A15FC0" w:rsidRPr="009A455C">
              <w:rPr>
                <w:rFonts w:asciiTheme="majorEastAsia" w:eastAsiaTheme="majorEastAsia" w:hAnsiTheme="majorEastAsia"/>
                <w:noProof/>
                <w:webHidden/>
              </w:rPr>
              <w:instrText xml:space="preserve"> PAGEREF _Toc445991852 \h </w:instrText>
            </w:r>
            <w:r w:rsidR="0099012B" w:rsidRPr="009A455C">
              <w:rPr>
                <w:rFonts w:asciiTheme="majorEastAsia" w:eastAsiaTheme="majorEastAsia" w:hAnsiTheme="majorEastAsia"/>
                <w:noProof/>
                <w:webHidden/>
              </w:rPr>
            </w:r>
            <w:r w:rsidR="0099012B" w:rsidRPr="009A455C">
              <w:rPr>
                <w:rFonts w:asciiTheme="majorEastAsia" w:eastAsiaTheme="majorEastAsia" w:hAnsiTheme="majorEastAsia"/>
                <w:noProof/>
                <w:webHidden/>
              </w:rPr>
              <w:fldChar w:fldCharType="separate"/>
            </w:r>
            <w:r w:rsidR="00596774">
              <w:rPr>
                <w:rFonts w:asciiTheme="majorEastAsia" w:eastAsiaTheme="majorEastAsia" w:hAnsiTheme="majorEastAsia"/>
                <w:noProof/>
                <w:webHidden/>
              </w:rPr>
              <w:t>2</w:t>
            </w:r>
            <w:r w:rsidR="0099012B" w:rsidRPr="009A455C">
              <w:rPr>
                <w:rFonts w:asciiTheme="majorEastAsia" w:eastAsiaTheme="majorEastAsia" w:hAnsiTheme="majorEastAsia"/>
                <w:noProof/>
                <w:webHidden/>
              </w:rPr>
              <w:fldChar w:fldCharType="end"/>
            </w:r>
          </w:hyperlink>
        </w:p>
        <w:p w14:paraId="6938BD03" w14:textId="77777777" w:rsidR="00A15FC0" w:rsidRPr="009A455C" w:rsidRDefault="002A15C2">
          <w:pPr>
            <w:pStyle w:val="11"/>
            <w:tabs>
              <w:tab w:val="right" w:leader="dot" w:pos="8488"/>
            </w:tabs>
            <w:rPr>
              <w:rFonts w:asciiTheme="majorEastAsia" w:eastAsiaTheme="majorEastAsia" w:hAnsiTheme="majorEastAsia"/>
              <w:b w:val="0"/>
              <w:noProof/>
              <w:sz w:val="21"/>
              <w:szCs w:val="22"/>
            </w:rPr>
          </w:pPr>
          <w:hyperlink w:anchor="_Toc445991853" w:history="1">
            <w:r w:rsidR="00A15FC0" w:rsidRPr="009A455C">
              <w:rPr>
                <w:rStyle w:val="ad"/>
                <w:rFonts w:asciiTheme="majorEastAsia" w:eastAsiaTheme="majorEastAsia" w:hAnsiTheme="majorEastAsia" w:hint="eastAsia"/>
                <w:noProof/>
              </w:rPr>
              <w:t>５ 機能要求</w:t>
            </w:r>
            <w:r w:rsidR="00A15FC0" w:rsidRPr="009A455C">
              <w:rPr>
                <w:rFonts w:asciiTheme="majorEastAsia" w:eastAsiaTheme="majorEastAsia" w:hAnsiTheme="majorEastAsia"/>
                <w:noProof/>
                <w:webHidden/>
              </w:rPr>
              <w:tab/>
            </w:r>
            <w:r w:rsidR="0099012B" w:rsidRPr="009A455C">
              <w:rPr>
                <w:rFonts w:asciiTheme="majorEastAsia" w:eastAsiaTheme="majorEastAsia" w:hAnsiTheme="majorEastAsia"/>
                <w:noProof/>
                <w:webHidden/>
              </w:rPr>
              <w:fldChar w:fldCharType="begin"/>
            </w:r>
            <w:r w:rsidR="00A15FC0" w:rsidRPr="009A455C">
              <w:rPr>
                <w:rFonts w:asciiTheme="majorEastAsia" w:eastAsiaTheme="majorEastAsia" w:hAnsiTheme="majorEastAsia"/>
                <w:noProof/>
                <w:webHidden/>
              </w:rPr>
              <w:instrText xml:space="preserve"> PAGEREF _Toc445991853 \h </w:instrText>
            </w:r>
            <w:r w:rsidR="0099012B" w:rsidRPr="009A455C">
              <w:rPr>
                <w:rFonts w:asciiTheme="majorEastAsia" w:eastAsiaTheme="majorEastAsia" w:hAnsiTheme="majorEastAsia"/>
                <w:noProof/>
                <w:webHidden/>
              </w:rPr>
            </w:r>
            <w:r w:rsidR="0099012B" w:rsidRPr="009A455C">
              <w:rPr>
                <w:rFonts w:asciiTheme="majorEastAsia" w:eastAsiaTheme="majorEastAsia" w:hAnsiTheme="majorEastAsia"/>
                <w:noProof/>
                <w:webHidden/>
              </w:rPr>
              <w:fldChar w:fldCharType="separate"/>
            </w:r>
            <w:r w:rsidR="00596774">
              <w:rPr>
                <w:rFonts w:asciiTheme="majorEastAsia" w:eastAsiaTheme="majorEastAsia" w:hAnsiTheme="majorEastAsia"/>
                <w:noProof/>
                <w:webHidden/>
              </w:rPr>
              <w:t>2</w:t>
            </w:r>
            <w:r w:rsidR="0099012B" w:rsidRPr="009A455C">
              <w:rPr>
                <w:rFonts w:asciiTheme="majorEastAsia" w:eastAsiaTheme="majorEastAsia" w:hAnsiTheme="majorEastAsia"/>
                <w:noProof/>
                <w:webHidden/>
              </w:rPr>
              <w:fldChar w:fldCharType="end"/>
            </w:r>
          </w:hyperlink>
        </w:p>
        <w:p w14:paraId="40B80AAF" w14:textId="77777777" w:rsidR="00A15FC0" w:rsidRPr="009A455C" w:rsidRDefault="002A15C2">
          <w:pPr>
            <w:pStyle w:val="11"/>
            <w:tabs>
              <w:tab w:val="right" w:leader="dot" w:pos="8488"/>
            </w:tabs>
            <w:rPr>
              <w:rFonts w:asciiTheme="majorEastAsia" w:eastAsiaTheme="majorEastAsia" w:hAnsiTheme="majorEastAsia"/>
              <w:b w:val="0"/>
              <w:noProof/>
              <w:sz w:val="21"/>
              <w:szCs w:val="22"/>
            </w:rPr>
          </w:pPr>
          <w:hyperlink w:anchor="_Toc445991854" w:history="1">
            <w:r w:rsidR="00A15FC0" w:rsidRPr="009A455C">
              <w:rPr>
                <w:rStyle w:val="ad"/>
                <w:rFonts w:asciiTheme="majorEastAsia" w:eastAsiaTheme="majorEastAsia" w:hAnsiTheme="majorEastAsia" w:hint="eastAsia"/>
                <w:noProof/>
              </w:rPr>
              <w:t>６ 品質要求</w:t>
            </w:r>
            <w:r w:rsidR="00A15FC0" w:rsidRPr="009A455C">
              <w:rPr>
                <w:rFonts w:asciiTheme="majorEastAsia" w:eastAsiaTheme="majorEastAsia" w:hAnsiTheme="majorEastAsia"/>
                <w:noProof/>
                <w:webHidden/>
              </w:rPr>
              <w:tab/>
            </w:r>
            <w:r w:rsidR="0099012B" w:rsidRPr="009A455C">
              <w:rPr>
                <w:rFonts w:asciiTheme="majorEastAsia" w:eastAsiaTheme="majorEastAsia" w:hAnsiTheme="majorEastAsia"/>
                <w:noProof/>
                <w:webHidden/>
              </w:rPr>
              <w:fldChar w:fldCharType="begin"/>
            </w:r>
            <w:r w:rsidR="00A15FC0" w:rsidRPr="009A455C">
              <w:rPr>
                <w:rFonts w:asciiTheme="majorEastAsia" w:eastAsiaTheme="majorEastAsia" w:hAnsiTheme="majorEastAsia"/>
                <w:noProof/>
                <w:webHidden/>
              </w:rPr>
              <w:instrText xml:space="preserve"> PAGEREF _Toc445991854 \h </w:instrText>
            </w:r>
            <w:r w:rsidR="0099012B" w:rsidRPr="009A455C">
              <w:rPr>
                <w:rFonts w:asciiTheme="majorEastAsia" w:eastAsiaTheme="majorEastAsia" w:hAnsiTheme="majorEastAsia"/>
                <w:noProof/>
                <w:webHidden/>
              </w:rPr>
            </w:r>
            <w:r w:rsidR="0099012B" w:rsidRPr="009A455C">
              <w:rPr>
                <w:rFonts w:asciiTheme="majorEastAsia" w:eastAsiaTheme="majorEastAsia" w:hAnsiTheme="majorEastAsia"/>
                <w:noProof/>
                <w:webHidden/>
              </w:rPr>
              <w:fldChar w:fldCharType="separate"/>
            </w:r>
            <w:r w:rsidR="00596774">
              <w:rPr>
                <w:rFonts w:asciiTheme="majorEastAsia" w:eastAsiaTheme="majorEastAsia" w:hAnsiTheme="majorEastAsia"/>
                <w:noProof/>
                <w:webHidden/>
              </w:rPr>
              <w:t>5</w:t>
            </w:r>
            <w:r w:rsidR="0099012B" w:rsidRPr="009A455C">
              <w:rPr>
                <w:rFonts w:asciiTheme="majorEastAsia" w:eastAsiaTheme="majorEastAsia" w:hAnsiTheme="majorEastAsia"/>
                <w:noProof/>
                <w:webHidden/>
              </w:rPr>
              <w:fldChar w:fldCharType="end"/>
            </w:r>
          </w:hyperlink>
        </w:p>
        <w:p w14:paraId="6F7EB94F" w14:textId="77777777" w:rsidR="00A15FC0" w:rsidRPr="009A455C" w:rsidRDefault="002A15C2">
          <w:pPr>
            <w:pStyle w:val="11"/>
            <w:tabs>
              <w:tab w:val="right" w:leader="dot" w:pos="8488"/>
            </w:tabs>
            <w:rPr>
              <w:rFonts w:asciiTheme="majorEastAsia" w:eastAsiaTheme="majorEastAsia" w:hAnsiTheme="majorEastAsia"/>
              <w:b w:val="0"/>
              <w:noProof/>
              <w:sz w:val="21"/>
              <w:szCs w:val="22"/>
            </w:rPr>
          </w:pPr>
          <w:hyperlink w:anchor="_Toc445991855" w:history="1">
            <w:r w:rsidR="00A15FC0" w:rsidRPr="009A455C">
              <w:rPr>
                <w:rStyle w:val="ad"/>
                <w:rFonts w:asciiTheme="majorEastAsia" w:eastAsiaTheme="majorEastAsia" w:hAnsiTheme="majorEastAsia" w:hint="eastAsia"/>
                <w:noProof/>
              </w:rPr>
              <w:t>７ セキュリティ要求</w:t>
            </w:r>
            <w:r w:rsidR="00A15FC0" w:rsidRPr="009A455C">
              <w:rPr>
                <w:rFonts w:asciiTheme="majorEastAsia" w:eastAsiaTheme="majorEastAsia" w:hAnsiTheme="majorEastAsia"/>
                <w:noProof/>
                <w:webHidden/>
              </w:rPr>
              <w:tab/>
            </w:r>
            <w:r w:rsidR="0099012B" w:rsidRPr="009A455C">
              <w:rPr>
                <w:rFonts w:asciiTheme="majorEastAsia" w:eastAsiaTheme="majorEastAsia" w:hAnsiTheme="majorEastAsia"/>
                <w:noProof/>
                <w:webHidden/>
              </w:rPr>
              <w:fldChar w:fldCharType="begin"/>
            </w:r>
            <w:r w:rsidR="00A15FC0" w:rsidRPr="009A455C">
              <w:rPr>
                <w:rFonts w:asciiTheme="majorEastAsia" w:eastAsiaTheme="majorEastAsia" w:hAnsiTheme="majorEastAsia"/>
                <w:noProof/>
                <w:webHidden/>
              </w:rPr>
              <w:instrText xml:space="preserve"> PAGEREF _Toc445991855 \h </w:instrText>
            </w:r>
            <w:r w:rsidR="0099012B" w:rsidRPr="009A455C">
              <w:rPr>
                <w:rFonts w:asciiTheme="majorEastAsia" w:eastAsiaTheme="majorEastAsia" w:hAnsiTheme="majorEastAsia"/>
                <w:noProof/>
                <w:webHidden/>
              </w:rPr>
            </w:r>
            <w:r w:rsidR="0099012B" w:rsidRPr="009A455C">
              <w:rPr>
                <w:rFonts w:asciiTheme="majorEastAsia" w:eastAsiaTheme="majorEastAsia" w:hAnsiTheme="majorEastAsia"/>
                <w:noProof/>
                <w:webHidden/>
              </w:rPr>
              <w:fldChar w:fldCharType="separate"/>
            </w:r>
            <w:r w:rsidR="00596774">
              <w:rPr>
                <w:rFonts w:asciiTheme="majorEastAsia" w:eastAsiaTheme="majorEastAsia" w:hAnsiTheme="majorEastAsia"/>
                <w:noProof/>
                <w:webHidden/>
              </w:rPr>
              <w:t>9</w:t>
            </w:r>
            <w:r w:rsidR="0099012B" w:rsidRPr="009A455C">
              <w:rPr>
                <w:rFonts w:asciiTheme="majorEastAsia" w:eastAsiaTheme="majorEastAsia" w:hAnsiTheme="majorEastAsia"/>
                <w:noProof/>
                <w:webHidden/>
              </w:rPr>
              <w:fldChar w:fldCharType="end"/>
            </w:r>
          </w:hyperlink>
        </w:p>
        <w:p w14:paraId="6B97EE74" w14:textId="77777777" w:rsidR="00A15FC0" w:rsidRPr="009A455C" w:rsidRDefault="002A15C2">
          <w:pPr>
            <w:pStyle w:val="11"/>
            <w:tabs>
              <w:tab w:val="right" w:leader="dot" w:pos="8488"/>
            </w:tabs>
            <w:rPr>
              <w:rFonts w:asciiTheme="majorEastAsia" w:eastAsiaTheme="majorEastAsia" w:hAnsiTheme="majorEastAsia"/>
              <w:b w:val="0"/>
              <w:noProof/>
              <w:sz w:val="21"/>
              <w:szCs w:val="22"/>
            </w:rPr>
          </w:pPr>
          <w:hyperlink w:anchor="_Toc445991856" w:history="1">
            <w:r w:rsidR="00A15FC0" w:rsidRPr="009A455C">
              <w:rPr>
                <w:rStyle w:val="ad"/>
                <w:rFonts w:asciiTheme="majorEastAsia" w:eastAsiaTheme="majorEastAsia" w:hAnsiTheme="majorEastAsia" w:hint="eastAsia"/>
                <w:noProof/>
              </w:rPr>
              <w:t>８ 納品形式</w:t>
            </w:r>
            <w:r w:rsidR="00A15FC0" w:rsidRPr="009A455C">
              <w:rPr>
                <w:rFonts w:asciiTheme="majorEastAsia" w:eastAsiaTheme="majorEastAsia" w:hAnsiTheme="majorEastAsia"/>
                <w:noProof/>
                <w:webHidden/>
              </w:rPr>
              <w:tab/>
            </w:r>
            <w:r w:rsidR="0099012B" w:rsidRPr="009A455C">
              <w:rPr>
                <w:rFonts w:asciiTheme="majorEastAsia" w:eastAsiaTheme="majorEastAsia" w:hAnsiTheme="majorEastAsia"/>
                <w:noProof/>
                <w:webHidden/>
              </w:rPr>
              <w:fldChar w:fldCharType="begin"/>
            </w:r>
            <w:r w:rsidR="00A15FC0" w:rsidRPr="009A455C">
              <w:rPr>
                <w:rFonts w:asciiTheme="majorEastAsia" w:eastAsiaTheme="majorEastAsia" w:hAnsiTheme="majorEastAsia"/>
                <w:noProof/>
                <w:webHidden/>
              </w:rPr>
              <w:instrText xml:space="preserve"> PAGEREF _Toc445991856 \h </w:instrText>
            </w:r>
            <w:r w:rsidR="0099012B" w:rsidRPr="009A455C">
              <w:rPr>
                <w:rFonts w:asciiTheme="majorEastAsia" w:eastAsiaTheme="majorEastAsia" w:hAnsiTheme="majorEastAsia"/>
                <w:noProof/>
                <w:webHidden/>
              </w:rPr>
            </w:r>
            <w:r w:rsidR="0099012B" w:rsidRPr="009A455C">
              <w:rPr>
                <w:rFonts w:asciiTheme="majorEastAsia" w:eastAsiaTheme="majorEastAsia" w:hAnsiTheme="majorEastAsia"/>
                <w:noProof/>
                <w:webHidden/>
              </w:rPr>
              <w:fldChar w:fldCharType="separate"/>
            </w:r>
            <w:r w:rsidR="00596774">
              <w:rPr>
                <w:rFonts w:asciiTheme="majorEastAsia" w:eastAsiaTheme="majorEastAsia" w:hAnsiTheme="majorEastAsia"/>
                <w:noProof/>
                <w:webHidden/>
              </w:rPr>
              <w:t>9</w:t>
            </w:r>
            <w:r w:rsidR="0099012B" w:rsidRPr="009A455C">
              <w:rPr>
                <w:rFonts w:asciiTheme="majorEastAsia" w:eastAsiaTheme="majorEastAsia" w:hAnsiTheme="majorEastAsia"/>
                <w:noProof/>
                <w:webHidden/>
              </w:rPr>
              <w:fldChar w:fldCharType="end"/>
            </w:r>
          </w:hyperlink>
        </w:p>
        <w:p w14:paraId="3EA3C191" w14:textId="77777777" w:rsidR="00A827E3" w:rsidRPr="009A455C" w:rsidRDefault="0099012B">
          <w:pPr>
            <w:rPr>
              <w:rFonts w:asciiTheme="majorEastAsia" w:eastAsiaTheme="majorEastAsia" w:hAnsiTheme="majorEastAsia"/>
            </w:rPr>
          </w:pPr>
          <w:r w:rsidRPr="009A455C">
            <w:rPr>
              <w:rFonts w:asciiTheme="majorEastAsia" w:eastAsiaTheme="majorEastAsia" w:hAnsiTheme="majorEastAsia"/>
              <w:b/>
              <w:bCs/>
              <w:noProof/>
            </w:rPr>
            <w:fldChar w:fldCharType="end"/>
          </w:r>
        </w:p>
      </w:sdtContent>
    </w:sdt>
    <w:p w14:paraId="2B45A108" w14:textId="77777777" w:rsidR="00A827E3" w:rsidRPr="009A455C" w:rsidRDefault="00A827E3" w:rsidP="00A827E3">
      <w:pPr>
        <w:rPr>
          <w:rFonts w:asciiTheme="majorEastAsia" w:eastAsiaTheme="majorEastAsia" w:hAnsiTheme="majorEastAsia"/>
        </w:rPr>
      </w:pPr>
      <w:r w:rsidRPr="009A455C">
        <w:rPr>
          <w:rFonts w:asciiTheme="majorEastAsia" w:eastAsiaTheme="majorEastAsia" w:hAnsiTheme="majorEastAsia"/>
        </w:rPr>
        <w:br w:type="page"/>
      </w:r>
    </w:p>
    <w:p w14:paraId="293F8314" w14:textId="77777777" w:rsidR="00FD1ECA" w:rsidRPr="009A455C" w:rsidRDefault="00FD1ECA" w:rsidP="00A827E3">
      <w:pPr>
        <w:pStyle w:val="1"/>
        <w:rPr>
          <w:rFonts w:asciiTheme="majorEastAsia" w:hAnsiTheme="majorEastAsia"/>
        </w:rPr>
        <w:sectPr w:rsidR="00FD1ECA" w:rsidRPr="009A455C" w:rsidSect="00A827E3">
          <w:footerReference w:type="default" r:id="rId8"/>
          <w:footerReference w:type="first" r:id="rId9"/>
          <w:pgSz w:w="11900" w:h="16840"/>
          <w:pgMar w:top="1985" w:right="1701" w:bottom="1701" w:left="1701" w:header="851" w:footer="992" w:gutter="0"/>
          <w:cols w:space="425"/>
          <w:titlePg/>
          <w:docGrid w:type="lines" w:linePitch="400"/>
        </w:sectPr>
      </w:pPr>
    </w:p>
    <w:p w14:paraId="04946193" w14:textId="77777777" w:rsidR="00753431" w:rsidRPr="009A455C" w:rsidRDefault="00753431" w:rsidP="00753431">
      <w:pPr>
        <w:pStyle w:val="1"/>
        <w:rPr>
          <w:rFonts w:asciiTheme="majorEastAsia" w:hAnsiTheme="majorEastAsia"/>
        </w:rPr>
      </w:pPr>
      <w:bookmarkStart w:id="0" w:name="_Toc445991849"/>
      <w:r w:rsidRPr="009A455C">
        <w:rPr>
          <w:rFonts w:asciiTheme="majorEastAsia" w:hAnsiTheme="majorEastAsia" w:hint="eastAsia"/>
        </w:rPr>
        <w:lastRenderedPageBreak/>
        <w:t>プロジェクトの背景</w:t>
      </w:r>
      <w:bookmarkEnd w:id="0"/>
    </w:p>
    <w:p w14:paraId="4B6FE692" w14:textId="77777777" w:rsidR="00753431" w:rsidRPr="009A455C" w:rsidRDefault="00753431" w:rsidP="00753431">
      <w:pPr>
        <w:rPr>
          <w:rFonts w:asciiTheme="majorEastAsia" w:eastAsiaTheme="majorEastAsia" w:hAnsiTheme="majorEastAsia"/>
        </w:rPr>
      </w:pPr>
    </w:p>
    <w:p w14:paraId="1EED4249" w14:textId="77777777" w:rsidR="00753431" w:rsidRPr="00EB1FF8" w:rsidRDefault="002B46CC" w:rsidP="00EB1FF8">
      <w:pPr>
        <w:ind w:firstLineChars="100" w:firstLine="210"/>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若者の大都市圏への流出、それにともない閉店する小売店が増えるなど、地域の地盤沈下が進んでいる。対策として、町外の人からは敬遠されがちだった商店街の各小売店に、気軽に足を運んでもらえるようコミュニティサイトを作ることになった。</w:t>
      </w:r>
    </w:p>
    <w:p w14:paraId="0F14BCCB" w14:textId="77777777" w:rsidR="00753431" w:rsidRPr="009A455C" w:rsidRDefault="00753431" w:rsidP="00753431">
      <w:pPr>
        <w:rPr>
          <w:rFonts w:asciiTheme="majorEastAsia" w:eastAsiaTheme="majorEastAsia" w:hAnsiTheme="majorEastAsia"/>
        </w:rPr>
      </w:pPr>
    </w:p>
    <w:p w14:paraId="299B7C28" w14:textId="77777777" w:rsidR="00A827E3" w:rsidRPr="009A455C" w:rsidRDefault="00753431" w:rsidP="00A827E3">
      <w:pPr>
        <w:pStyle w:val="1"/>
        <w:rPr>
          <w:rFonts w:asciiTheme="majorEastAsia" w:hAnsiTheme="majorEastAsia"/>
        </w:rPr>
      </w:pPr>
      <w:bookmarkStart w:id="1" w:name="_Toc445991850"/>
      <w:r w:rsidRPr="009A455C">
        <w:rPr>
          <w:rFonts w:asciiTheme="majorEastAsia" w:hAnsiTheme="majorEastAsia" w:hint="eastAsia"/>
        </w:rPr>
        <w:t>プロジェクトの概要</w:t>
      </w:r>
      <w:bookmarkEnd w:id="1"/>
    </w:p>
    <w:p w14:paraId="4CF6DE27" w14:textId="77777777" w:rsidR="00A827E3" w:rsidRPr="009A455C" w:rsidRDefault="00A827E3" w:rsidP="00A827E3">
      <w:pPr>
        <w:rPr>
          <w:rFonts w:asciiTheme="majorEastAsia" w:eastAsiaTheme="majorEastAsia" w:hAnsiTheme="majorEastAsia"/>
        </w:rPr>
      </w:pPr>
    </w:p>
    <w:p w14:paraId="35B54CEB" w14:textId="77777777" w:rsidR="00A827E3" w:rsidRPr="00EB1FF8" w:rsidRDefault="00B46BA8" w:rsidP="00EB1FF8">
      <w:pPr>
        <w:ind w:firstLineChars="100" w:firstLine="210"/>
        <w:rPr>
          <w:rFonts w:asciiTheme="majorEastAsia" w:eastAsiaTheme="majorEastAsia" w:hAnsiTheme="majorEastAsia"/>
          <w:sz w:val="21"/>
          <w:szCs w:val="21"/>
        </w:rPr>
      </w:pPr>
      <w:r w:rsidRPr="00EB1FF8">
        <w:rPr>
          <w:rFonts w:asciiTheme="majorEastAsia" w:eastAsiaTheme="majorEastAsia" w:hAnsiTheme="majorEastAsia"/>
          <w:sz w:val="21"/>
          <w:szCs w:val="21"/>
        </w:rPr>
        <w:t>任意の</w:t>
      </w:r>
      <w:r w:rsidR="00593CEF" w:rsidRPr="00EB1FF8">
        <w:rPr>
          <w:rFonts w:asciiTheme="majorEastAsia" w:eastAsiaTheme="majorEastAsia" w:hAnsiTheme="majorEastAsia" w:hint="eastAsia"/>
          <w:sz w:val="21"/>
          <w:szCs w:val="21"/>
        </w:rPr>
        <w:t>地域</w:t>
      </w:r>
      <w:r w:rsidRPr="00EB1FF8">
        <w:rPr>
          <w:rFonts w:asciiTheme="majorEastAsia" w:eastAsiaTheme="majorEastAsia" w:hAnsiTheme="majorEastAsia"/>
          <w:sz w:val="21"/>
          <w:szCs w:val="21"/>
        </w:rPr>
        <w:t>の</w:t>
      </w:r>
      <w:r w:rsidR="00875B9F" w:rsidRPr="00EB1FF8">
        <w:rPr>
          <w:rFonts w:asciiTheme="majorEastAsia" w:eastAsiaTheme="majorEastAsia" w:hAnsiTheme="majorEastAsia"/>
          <w:sz w:val="21"/>
          <w:szCs w:val="21"/>
        </w:rPr>
        <w:t>グルメ</w:t>
      </w:r>
      <w:r w:rsidR="00875B9F" w:rsidRPr="00EB1FF8">
        <w:rPr>
          <w:rFonts w:asciiTheme="majorEastAsia" w:eastAsiaTheme="majorEastAsia" w:hAnsiTheme="majorEastAsia" w:hint="eastAsia"/>
          <w:sz w:val="21"/>
          <w:szCs w:val="21"/>
        </w:rPr>
        <w:t>、ショッピング</w:t>
      </w:r>
      <w:r w:rsidR="00875B9F" w:rsidRPr="00EB1FF8">
        <w:rPr>
          <w:rFonts w:asciiTheme="majorEastAsia" w:eastAsiaTheme="majorEastAsia" w:hAnsiTheme="majorEastAsia"/>
          <w:sz w:val="21"/>
          <w:szCs w:val="21"/>
        </w:rPr>
        <w:t>などの情報</w:t>
      </w:r>
      <w:r w:rsidR="00875B9F" w:rsidRPr="00EB1FF8">
        <w:rPr>
          <w:rFonts w:asciiTheme="majorEastAsia" w:eastAsiaTheme="majorEastAsia" w:hAnsiTheme="majorEastAsia" w:hint="eastAsia"/>
          <w:sz w:val="21"/>
          <w:szCs w:val="21"/>
        </w:rPr>
        <w:t>を</w:t>
      </w:r>
      <w:r w:rsidRPr="00EB1FF8">
        <w:rPr>
          <w:rFonts w:asciiTheme="majorEastAsia" w:eastAsiaTheme="majorEastAsia" w:hAnsiTheme="majorEastAsia"/>
          <w:sz w:val="21"/>
          <w:szCs w:val="21"/>
        </w:rPr>
        <w:t>投稿することができる</w:t>
      </w:r>
      <w:r w:rsidR="00875B9F" w:rsidRPr="00EB1FF8">
        <w:rPr>
          <w:rFonts w:asciiTheme="majorEastAsia" w:eastAsiaTheme="majorEastAsia" w:hAnsiTheme="majorEastAsia"/>
          <w:sz w:val="21"/>
          <w:szCs w:val="21"/>
        </w:rPr>
        <w:t>コミュニティ</w:t>
      </w:r>
      <w:r w:rsidR="00875B9F" w:rsidRPr="00EB1FF8">
        <w:rPr>
          <w:rFonts w:asciiTheme="majorEastAsia" w:eastAsiaTheme="majorEastAsia" w:hAnsiTheme="majorEastAsia" w:hint="eastAsia"/>
          <w:sz w:val="21"/>
          <w:szCs w:val="21"/>
        </w:rPr>
        <w:t>サイト</w:t>
      </w:r>
      <w:r w:rsidR="001E6BAF" w:rsidRPr="00EB1FF8">
        <w:rPr>
          <w:rFonts w:asciiTheme="majorEastAsia" w:eastAsiaTheme="majorEastAsia" w:hAnsiTheme="majorEastAsia" w:hint="eastAsia"/>
          <w:sz w:val="21"/>
          <w:szCs w:val="21"/>
        </w:rPr>
        <w:t>を開発する。</w:t>
      </w:r>
      <w:r w:rsidR="00FF20B0" w:rsidRPr="00EB1FF8">
        <w:rPr>
          <w:rFonts w:asciiTheme="majorEastAsia" w:eastAsiaTheme="majorEastAsia" w:hAnsiTheme="majorEastAsia" w:hint="eastAsia"/>
          <w:sz w:val="21"/>
          <w:szCs w:val="21"/>
        </w:rPr>
        <w:t>詳細を下記に示す。</w:t>
      </w:r>
    </w:p>
    <w:p w14:paraId="0754A98B" w14:textId="77777777" w:rsidR="00A827E3" w:rsidRPr="00EB1FF8" w:rsidRDefault="00A827E3" w:rsidP="00A827E3">
      <w:pPr>
        <w:rPr>
          <w:rFonts w:asciiTheme="majorEastAsia" w:eastAsiaTheme="majorEastAsia" w:hAnsiTheme="majorEastAsia"/>
          <w:sz w:val="21"/>
          <w:szCs w:val="21"/>
        </w:rPr>
      </w:pPr>
    </w:p>
    <w:tbl>
      <w:tblPr>
        <w:tblStyle w:val="a3"/>
        <w:tblW w:w="0" w:type="auto"/>
        <w:tblLook w:val="04A0" w:firstRow="1" w:lastRow="0" w:firstColumn="1" w:lastColumn="0" w:noHBand="0" w:noVBand="1"/>
      </w:tblPr>
      <w:tblGrid>
        <w:gridCol w:w="3085"/>
        <w:gridCol w:w="5611"/>
      </w:tblGrid>
      <w:tr w:rsidR="00320F50" w:rsidRPr="00EB1FF8" w14:paraId="4C0D73B8" w14:textId="77777777" w:rsidTr="00EB1FF8">
        <w:tc>
          <w:tcPr>
            <w:tcW w:w="3085" w:type="dxa"/>
            <w:shd w:val="clear" w:color="auto" w:fill="B6DDE8" w:themeFill="accent5" w:themeFillTint="66"/>
          </w:tcPr>
          <w:p w14:paraId="55F8E8A0" w14:textId="77777777" w:rsidR="00320F50" w:rsidRPr="00EB1FF8" w:rsidRDefault="00320F50"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種別</w:t>
            </w:r>
          </w:p>
        </w:tc>
        <w:tc>
          <w:tcPr>
            <w:tcW w:w="5611" w:type="dxa"/>
            <w:shd w:val="clear" w:color="auto" w:fill="B6DDE8" w:themeFill="accent5" w:themeFillTint="66"/>
          </w:tcPr>
          <w:p w14:paraId="490125A1" w14:textId="77777777" w:rsidR="00320F50" w:rsidRPr="00EB1FF8" w:rsidRDefault="00320F50"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内容</w:t>
            </w:r>
          </w:p>
        </w:tc>
      </w:tr>
      <w:tr w:rsidR="00320F50" w:rsidRPr="00EB1FF8" w14:paraId="25E90AF4" w14:textId="77777777" w:rsidTr="00320F50">
        <w:tc>
          <w:tcPr>
            <w:tcW w:w="3085" w:type="dxa"/>
          </w:tcPr>
          <w:p w14:paraId="3B1D38B4" w14:textId="77777777" w:rsidR="00320F50" w:rsidRPr="00EB1FF8" w:rsidRDefault="00320F50" w:rsidP="00320F5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形式</w:t>
            </w:r>
          </w:p>
        </w:tc>
        <w:tc>
          <w:tcPr>
            <w:tcW w:w="5611" w:type="dxa"/>
          </w:tcPr>
          <w:p w14:paraId="6B152994" w14:textId="77777777" w:rsidR="00320F50" w:rsidRPr="00EB1FF8" w:rsidRDefault="00184F49" w:rsidP="00320F5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Web</w:t>
            </w:r>
            <w:r w:rsidR="00320F50" w:rsidRPr="00EB1FF8">
              <w:rPr>
                <w:rFonts w:asciiTheme="majorEastAsia" w:eastAsiaTheme="majorEastAsia" w:hAnsiTheme="majorEastAsia" w:hint="eastAsia"/>
                <w:sz w:val="21"/>
                <w:szCs w:val="21"/>
              </w:rPr>
              <w:t>アプリケーション</w:t>
            </w:r>
          </w:p>
        </w:tc>
      </w:tr>
      <w:tr w:rsidR="00FF20B0" w:rsidRPr="00EB1FF8" w14:paraId="0C0ED4E7" w14:textId="77777777" w:rsidTr="00320F50">
        <w:tc>
          <w:tcPr>
            <w:tcW w:w="3085" w:type="dxa"/>
          </w:tcPr>
          <w:p w14:paraId="7855F39A" w14:textId="77777777" w:rsidR="00FF20B0" w:rsidRPr="00EB1FF8" w:rsidRDefault="00FF20B0" w:rsidP="00320F5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想定する利用者</w:t>
            </w:r>
          </w:p>
        </w:tc>
        <w:tc>
          <w:tcPr>
            <w:tcW w:w="5611" w:type="dxa"/>
          </w:tcPr>
          <w:p w14:paraId="146F474B" w14:textId="77777777" w:rsidR="0086639F" w:rsidRPr="00EB1FF8" w:rsidRDefault="008B22A9" w:rsidP="00CA0514">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r w:rsidR="00CA0514" w:rsidRPr="00EB1FF8">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管理者</w:t>
            </w:r>
          </w:p>
        </w:tc>
      </w:tr>
    </w:tbl>
    <w:p w14:paraId="300A4E6D" w14:textId="77777777" w:rsidR="00320F50" w:rsidRPr="009A455C" w:rsidRDefault="00320F50" w:rsidP="00A827E3">
      <w:pPr>
        <w:rPr>
          <w:rFonts w:asciiTheme="majorEastAsia" w:eastAsiaTheme="majorEastAsia" w:hAnsiTheme="majorEastAsia"/>
        </w:rPr>
      </w:pPr>
    </w:p>
    <w:p w14:paraId="166F8165" w14:textId="77777777" w:rsidR="001E6BAF" w:rsidRPr="009A455C" w:rsidRDefault="001E6BAF" w:rsidP="001E6BAF">
      <w:pPr>
        <w:pStyle w:val="1"/>
        <w:rPr>
          <w:rFonts w:asciiTheme="majorEastAsia" w:hAnsiTheme="majorEastAsia"/>
        </w:rPr>
      </w:pPr>
      <w:bookmarkStart w:id="2" w:name="_Toc445991851"/>
      <w:r w:rsidRPr="009A455C">
        <w:rPr>
          <w:rFonts w:asciiTheme="majorEastAsia" w:hAnsiTheme="majorEastAsia" w:hint="eastAsia"/>
        </w:rPr>
        <w:t>開発環境</w:t>
      </w:r>
      <w:bookmarkEnd w:id="2"/>
    </w:p>
    <w:p w14:paraId="4EC3B258" w14:textId="77777777" w:rsidR="001E6BAF" w:rsidRPr="009A455C" w:rsidRDefault="001E6BAF" w:rsidP="00A827E3">
      <w:pPr>
        <w:rPr>
          <w:rFonts w:asciiTheme="majorEastAsia" w:eastAsiaTheme="majorEastAsia" w:hAnsiTheme="majorEastAsia"/>
        </w:rPr>
      </w:pPr>
    </w:p>
    <w:p w14:paraId="449DABB7" w14:textId="77777777" w:rsidR="001E6BAF" w:rsidRPr="00EB1FF8" w:rsidRDefault="001E6BAF" w:rsidP="00EB1FF8">
      <w:pPr>
        <w:ind w:firstLineChars="100" w:firstLine="210"/>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開発環境を下記に示す。</w:t>
      </w:r>
    </w:p>
    <w:p w14:paraId="6FD16BD6" w14:textId="77777777" w:rsidR="001E6BAF" w:rsidRPr="00EB1FF8" w:rsidRDefault="001E6BAF" w:rsidP="00A827E3">
      <w:pPr>
        <w:rPr>
          <w:rFonts w:asciiTheme="majorEastAsia" w:eastAsiaTheme="majorEastAsia" w:hAnsiTheme="majorEastAsia"/>
          <w:sz w:val="21"/>
          <w:szCs w:val="21"/>
        </w:rPr>
      </w:pPr>
    </w:p>
    <w:tbl>
      <w:tblPr>
        <w:tblStyle w:val="a3"/>
        <w:tblW w:w="0" w:type="auto"/>
        <w:tblLook w:val="04A0" w:firstRow="1" w:lastRow="0" w:firstColumn="1" w:lastColumn="0" w:noHBand="0" w:noVBand="1"/>
      </w:tblPr>
      <w:tblGrid>
        <w:gridCol w:w="3085"/>
        <w:gridCol w:w="5611"/>
      </w:tblGrid>
      <w:tr w:rsidR="001E6BAF" w:rsidRPr="00EB1FF8" w14:paraId="15F467B7" w14:textId="77777777" w:rsidTr="00EB1FF8">
        <w:tc>
          <w:tcPr>
            <w:tcW w:w="3085" w:type="dxa"/>
            <w:shd w:val="clear" w:color="auto" w:fill="B6DDE8" w:themeFill="accent5" w:themeFillTint="66"/>
          </w:tcPr>
          <w:p w14:paraId="5022E135" w14:textId="77777777" w:rsidR="001E6BAF" w:rsidRPr="00EB1FF8" w:rsidRDefault="001E6BAF"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種別</w:t>
            </w:r>
          </w:p>
        </w:tc>
        <w:tc>
          <w:tcPr>
            <w:tcW w:w="5611" w:type="dxa"/>
            <w:shd w:val="clear" w:color="auto" w:fill="B6DDE8" w:themeFill="accent5" w:themeFillTint="66"/>
          </w:tcPr>
          <w:p w14:paraId="6526A0D1" w14:textId="77777777" w:rsidR="001E6BAF" w:rsidRPr="00EB1FF8" w:rsidRDefault="001E6BAF"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ソフトウェア・機材等の名称</w:t>
            </w:r>
          </w:p>
        </w:tc>
      </w:tr>
      <w:tr w:rsidR="00A827E3" w:rsidRPr="00EB1FF8" w14:paraId="0FE0B210" w14:textId="77777777" w:rsidTr="001E6BAF">
        <w:tc>
          <w:tcPr>
            <w:tcW w:w="3085" w:type="dxa"/>
          </w:tcPr>
          <w:p w14:paraId="5C3B9FA3" w14:textId="77777777" w:rsidR="00A827E3" w:rsidRPr="00EB1FF8" w:rsidRDefault="00A827E3" w:rsidP="00A827E3">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開発言語</w:t>
            </w:r>
          </w:p>
        </w:tc>
        <w:tc>
          <w:tcPr>
            <w:tcW w:w="5611" w:type="dxa"/>
          </w:tcPr>
          <w:p w14:paraId="766806FB" w14:textId="15FC82E0" w:rsidR="00A827E3" w:rsidRPr="00EB1FF8" w:rsidRDefault="00A827E3" w:rsidP="00A827E3">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 xml:space="preserve">Java（Oracle </w:t>
            </w:r>
            <w:r w:rsidR="00D53CA4" w:rsidRPr="00EB1FF8">
              <w:rPr>
                <w:rFonts w:asciiTheme="majorEastAsia" w:eastAsiaTheme="majorEastAsia" w:hAnsiTheme="majorEastAsia"/>
                <w:sz w:val="21"/>
                <w:szCs w:val="21"/>
              </w:rPr>
              <w:t xml:space="preserve">Java SE Development Kit </w:t>
            </w:r>
            <w:ins w:id="3" w:author="sssPO108@outlook.jp" w:date="2022-02-09T10:45:00Z">
              <w:r w:rsidR="001B3A59">
                <w:rPr>
                  <w:rFonts w:asciiTheme="majorEastAsia" w:eastAsiaTheme="majorEastAsia" w:hAnsiTheme="majorEastAsia"/>
                  <w:sz w:val="21"/>
                  <w:szCs w:val="21"/>
                </w:rPr>
                <w:t>11</w:t>
              </w:r>
            </w:ins>
            <w:del w:id="4" w:author="sssPO108@outlook.jp" w:date="2022-02-09T10:45:00Z">
              <w:r w:rsidR="00824996" w:rsidRPr="00EB1FF8" w:rsidDel="001B3A59">
                <w:rPr>
                  <w:rFonts w:asciiTheme="majorEastAsia" w:eastAsiaTheme="majorEastAsia" w:hAnsiTheme="majorEastAsia" w:hint="eastAsia"/>
                  <w:sz w:val="21"/>
                  <w:szCs w:val="21"/>
                </w:rPr>
                <w:delText>6</w:delText>
              </w:r>
            </w:del>
            <w:r w:rsidRPr="00EB1FF8">
              <w:rPr>
                <w:rFonts w:asciiTheme="majorEastAsia" w:eastAsiaTheme="majorEastAsia" w:hAnsiTheme="majorEastAsia" w:hint="eastAsia"/>
                <w:sz w:val="21"/>
                <w:szCs w:val="21"/>
              </w:rPr>
              <w:t>）</w:t>
            </w:r>
          </w:p>
        </w:tc>
      </w:tr>
      <w:tr w:rsidR="00A827E3" w:rsidRPr="00EB1FF8" w14:paraId="1E9411E4" w14:textId="77777777" w:rsidTr="001E6BAF">
        <w:tc>
          <w:tcPr>
            <w:tcW w:w="3085" w:type="dxa"/>
          </w:tcPr>
          <w:p w14:paraId="3A1BD26D" w14:textId="77777777" w:rsidR="00A827E3" w:rsidRPr="00EB1FF8" w:rsidRDefault="00A827E3" w:rsidP="00A827E3">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データベース</w:t>
            </w:r>
          </w:p>
        </w:tc>
        <w:tc>
          <w:tcPr>
            <w:tcW w:w="5611" w:type="dxa"/>
          </w:tcPr>
          <w:p w14:paraId="5864656E" w14:textId="5A066BD6" w:rsidR="00A827E3" w:rsidRPr="00EB1FF8" w:rsidRDefault="001E6BAF" w:rsidP="00A827E3">
            <w:pPr>
              <w:rPr>
                <w:rFonts w:asciiTheme="majorEastAsia" w:eastAsiaTheme="majorEastAsia" w:hAnsiTheme="majorEastAsia"/>
                <w:sz w:val="21"/>
                <w:szCs w:val="21"/>
              </w:rPr>
            </w:pPr>
            <w:r w:rsidRPr="00EB1FF8">
              <w:rPr>
                <w:rFonts w:asciiTheme="majorEastAsia" w:eastAsiaTheme="majorEastAsia" w:hAnsiTheme="majorEastAsia"/>
                <w:sz w:val="21"/>
                <w:szCs w:val="21"/>
              </w:rPr>
              <w:t xml:space="preserve">Oracle Database Express Edition </w:t>
            </w:r>
            <w:del w:id="5" w:author="sssPO108@outlook.jp" w:date="2022-02-09T10:43:00Z">
              <w:r w:rsidRPr="00EB1FF8" w:rsidDel="001B3A59">
                <w:rPr>
                  <w:rFonts w:asciiTheme="majorEastAsia" w:eastAsiaTheme="majorEastAsia" w:hAnsiTheme="majorEastAsia"/>
                  <w:sz w:val="21"/>
                  <w:szCs w:val="21"/>
                </w:rPr>
                <w:delText>11g Release 2</w:delText>
              </w:r>
            </w:del>
            <w:ins w:id="6" w:author="sssPO108@outlook.jp" w:date="2022-02-09T10:43:00Z">
              <w:r w:rsidR="001B3A59">
                <w:rPr>
                  <w:rFonts w:asciiTheme="majorEastAsia" w:eastAsiaTheme="majorEastAsia" w:hAnsiTheme="majorEastAsia"/>
                  <w:sz w:val="21"/>
                  <w:szCs w:val="21"/>
                </w:rPr>
                <w:t>19C</w:t>
              </w:r>
            </w:ins>
          </w:p>
        </w:tc>
      </w:tr>
      <w:tr w:rsidR="001E6BAF" w:rsidRPr="00EB1FF8" w14:paraId="3376E39D" w14:textId="77777777" w:rsidTr="001E6BAF">
        <w:tc>
          <w:tcPr>
            <w:tcW w:w="3085" w:type="dxa"/>
          </w:tcPr>
          <w:p w14:paraId="317F2501" w14:textId="77777777" w:rsidR="001E6BAF" w:rsidRPr="00EB1FF8" w:rsidRDefault="001E6BAF" w:rsidP="00A827E3">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開発ツール</w:t>
            </w:r>
          </w:p>
        </w:tc>
        <w:tc>
          <w:tcPr>
            <w:tcW w:w="5611" w:type="dxa"/>
          </w:tcPr>
          <w:p w14:paraId="75BB74A5" w14:textId="2C287E5B" w:rsidR="001E6BAF" w:rsidRPr="00EB1FF8" w:rsidRDefault="001E6BAF" w:rsidP="00B127E5">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Eclipse</w:t>
            </w:r>
            <w:del w:id="7" w:author="sssPO108@outlook.jp" w:date="2022-02-09T10:42:00Z">
              <w:r w:rsidR="0020351E" w:rsidDel="001B3A59">
                <w:rPr>
                  <w:rFonts w:asciiTheme="majorEastAsia" w:eastAsiaTheme="majorEastAsia" w:hAnsiTheme="majorEastAsia" w:hint="eastAsia"/>
                  <w:sz w:val="21"/>
                  <w:szCs w:val="21"/>
                </w:rPr>
                <w:delText>3.7</w:delText>
              </w:r>
            </w:del>
            <w:ins w:id="8" w:author="sssPO108@outlook.jp" w:date="2022-02-09T10:42:00Z">
              <w:r w:rsidR="001B3A59">
                <w:rPr>
                  <w:rFonts w:asciiTheme="majorEastAsia" w:eastAsiaTheme="majorEastAsia" w:hAnsiTheme="majorEastAsia"/>
                  <w:sz w:val="21"/>
                  <w:szCs w:val="21"/>
                </w:rPr>
                <w:t>2020</w:t>
              </w:r>
            </w:ins>
          </w:p>
        </w:tc>
      </w:tr>
      <w:tr w:rsidR="000E55E7" w:rsidRPr="00EB1FF8" w14:paraId="7A4E5945" w14:textId="77777777" w:rsidTr="00002220">
        <w:tc>
          <w:tcPr>
            <w:tcW w:w="3085" w:type="dxa"/>
          </w:tcPr>
          <w:p w14:paraId="7306D9AB" w14:textId="77777777" w:rsidR="000E55E7" w:rsidRPr="00EB1FF8" w:rsidRDefault="000E55E7" w:rsidP="0000222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アプリケーションサーバ</w:t>
            </w:r>
          </w:p>
        </w:tc>
        <w:tc>
          <w:tcPr>
            <w:tcW w:w="5611" w:type="dxa"/>
          </w:tcPr>
          <w:p w14:paraId="68D97AF1" w14:textId="66ABB959" w:rsidR="000E55E7" w:rsidRPr="00EB1FF8" w:rsidRDefault="000E55E7" w:rsidP="0000222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 xml:space="preserve">Tomcat </w:t>
            </w:r>
            <w:ins w:id="9" w:author="sssPO108@outlook.jp" w:date="2022-02-09T10:42:00Z">
              <w:r w:rsidR="001B3A59" w:rsidRPr="001B3A59">
                <w:rPr>
                  <w:rFonts w:asciiTheme="majorEastAsia" w:eastAsiaTheme="majorEastAsia" w:hAnsiTheme="majorEastAsia"/>
                  <w:sz w:val="21"/>
                  <w:szCs w:val="21"/>
                </w:rPr>
                <w:t>9.0.4</w:t>
              </w:r>
            </w:ins>
            <w:del w:id="10" w:author="sssPO108@outlook.jp" w:date="2022-02-09T10:42:00Z">
              <w:r w:rsidRPr="00EB1FF8" w:rsidDel="001B3A59">
                <w:rPr>
                  <w:rFonts w:asciiTheme="majorEastAsia" w:eastAsiaTheme="majorEastAsia" w:hAnsiTheme="majorEastAsia" w:hint="eastAsia"/>
                  <w:sz w:val="21"/>
                  <w:szCs w:val="21"/>
                </w:rPr>
                <w:delText>6</w:delText>
              </w:r>
            </w:del>
          </w:p>
        </w:tc>
      </w:tr>
      <w:tr w:rsidR="001E6BAF" w:rsidRPr="00EB1FF8" w14:paraId="4BAEF548" w14:textId="77777777" w:rsidTr="001E6BAF">
        <w:tc>
          <w:tcPr>
            <w:tcW w:w="3085" w:type="dxa"/>
          </w:tcPr>
          <w:p w14:paraId="2AC3B796" w14:textId="77777777" w:rsidR="001E6BAF" w:rsidRPr="00EB1FF8" w:rsidRDefault="00FF20B0" w:rsidP="00A827E3">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開発用OS</w:t>
            </w:r>
          </w:p>
        </w:tc>
        <w:tc>
          <w:tcPr>
            <w:tcW w:w="5611" w:type="dxa"/>
          </w:tcPr>
          <w:p w14:paraId="3166B15C" w14:textId="2F0458DF" w:rsidR="001E6BAF" w:rsidRPr="00EB1FF8" w:rsidRDefault="001E6BAF" w:rsidP="00D53CA4">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 xml:space="preserve">Windows </w:t>
            </w:r>
            <w:del w:id="11" w:author="sssPO108@outlook.jp" w:date="2022-02-09T10:42:00Z">
              <w:r w:rsidRPr="00EB1FF8" w:rsidDel="001B3A59">
                <w:rPr>
                  <w:rFonts w:asciiTheme="majorEastAsia" w:eastAsiaTheme="majorEastAsia" w:hAnsiTheme="majorEastAsia"/>
                  <w:sz w:val="21"/>
                  <w:szCs w:val="21"/>
                </w:rPr>
                <w:delText>7</w:delText>
              </w:r>
            </w:del>
            <w:ins w:id="12" w:author="sssPO108@outlook.jp" w:date="2022-02-09T10:42:00Z">
              <w:r w:rsidR="001B3A59">
                <w:rPr>
                  <w:rFonts w:asciiTheme="majorEastAsia" w:eastAsiaTheme="majorEastAsia" w:hAnsiTheme="majorEastAsia"/>
                  <w:sz w:val="21"/>
                  <w:szCs w:val="21"/>
                </w:rPr>
                <w:t>10</w:t>
              </w:r>
            </w:ins>
          </w:p>
        </w:tc>
      </w:tr>
    </w:tbl>
    <w:p w14:paraId="1204A35A" w14:textId="77777777" w:rsidR="00A827E3" w:rsidRPr="009A455C" w:rsidRDefault="00A827E3" w:rsidP="00A827E3">
      <w:pPr>
        <w:rPr>
          <w:rFonts w:asciiTheme="majorEastAsia" w:eastAsiaTheme="majorEastAsia" w:hAnsiTheme="majorEastAsia"/>
        </w:rPr>
      </w:pPr>
    </w:p>
    <w:p w14:paraId="56FB5F27" w14:textId="77777777" w:rsidR="002B46CC" w:rsidRPr="009A455C" w:rsidRDefault="002B46CC" w:rsidP="00A827E3">
      <w:pPr>
        <w:rPr>
          <w:rFonts w:asciiTheme="majorEastAsia" w:eastAsiaTheme="majorEastAsia" w:hAnsiTheme="majorEastAsia"/>
        </w:rPr>
      </w:pPr>
    </w:p>
    <w:p w14:paraId="047E427F" w14:textId="77777777" w:rsidR="002B46CC" w:rsidRPr="009A455C" w:rsidRDefault="002B46CC" w:rsidP="00A827E3">
      <w:pPr>
        <w:rPr>
          <w:rFonts w:asciiTheme="majorEastAsia" w:eastAsiaTheme="majorEastAsia" w:hAnsiTheme="majorEastAsia"/>
        </w:rPr>
      </w:pPr>
    </w:p>
    <w:p w14:paraId="7AC9C81E" w14:textId="77777777" w:rsidR="00BE60AA" w:rsidRDefault="00BE60AA">
      <w:pPr>
        <w:widowControl/>
        <w:jc w:val="left"/>
        <w:rPr>
          <w:rFonts w:asciiTheme="majorEastAsia" w:eastAsiaTheme="majorEastAsia" w:hAnsiTheme="majorEastAsia" w:cstheme="majorBidi"/>
          <w:sz w:val="28"/>
          <w:szCs w:val="28"/>
        </w:rPr>
      </w:pPr>
      <w:bookmarkStart w:id="13" w:name="_Toc445991852"/>
    </w:p>
    <w:p w14:paraId="2A0F19C4" w14:textId="77777777" w:rsidR="00BE60AA" w:rsidRDefault="00BE60AA">
      <w:pPr>
        <w:widowControl/>
        <w:jc w:val="left"/>
        <w:rPr>
          <w:rFonts w:asciiTheme="majorEastAsia" w:eastAsiaTheme="majorEastAsia" w:hAnsiTheme="majorEastAsia" w:cstheme="majorBidi"/>
          <w:sz w:val="28"/>
          <w:szCs w:val="28"/>
        </w:rPr>
      </w:pPr>
      <w:r>
        <w:rPr>
          <w:rFonts w:asciiTheme="majorEastAsia" w:hAnsiTheme="majorEastAsia"/>
        </w:rPr>
        <w:br w:type="page"/>
      </w:r>
    </w:p>
    <w:p w14:paraId="205C3937" w14:textId="77777777" w:rsidR="00FF20B0" w:rsidRPr="009A455C" w:rsidRDefault="00FF20B0" w:rsidP="00FF20B0">
      <w:pPr>
        <w:pStyle w:val="1"/>
        <w:rPr>
          <w:rFonts w:asciiTheme="majorEastAsia" w:hAnsiTheme="majorEastAsia"/>
        </w:rPr>
      </w:pPr>
      <w:r w:rsidRPr="009A455C">
        <w:rPr>
          <w:rFonts w:asciiTheme="majorEastAsia" w:hAnsiTheme="majorEastAsia" w:hint="eastAsia"/>
        </w:rPr>
        <w:lastRenderedPageBreak/>
        <w:t>運用環境</w:t>
      </w:r>
      <w:bookmarkEnd w:id="13"/>
    </w:p>
    <w:p w14:paraId="0D0BB1A0" w14:textId="77777777" w:rsidR="00FF20B0" w:rsidRPr="009A455C" w:rsidRDefault="00FF20B0" w:rsidP="00FF20B0">
      <w:pPr>
        <w:rPr>
          <w:rFonts w:asciiTheme="majorEastAsia" w:eastAsiaTheme="majorEastAsia" w:hAnsiTheme="majorEastAsia"/>
        </w:rPr>
      </w:pPr>
    </w:p>
    <w:p w14:paraId="14A9F4E9" w14:textId="77777777" w:rsidR="00FF20B0" w:rsidRPr="00EB1FF8" w:rsidRDefault="00FF20B0" w:rsidP="00EB1FF8">
      <w:pPr>
        <w:ind w:firstLineChars="100" w:firstLine="210"/>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運用環境を下記に示す。</w:t>
      </w:r>
    </w:p>
    <w:p w14:paraId="57254172" w14:textId="77777777" w:rsidR="00FF20B0" w:rsidRPr="00EB1FF8" w:rsidRDefault="00FF20B0" w:rsidP="00FF20B0">
      <w:pPr>
        <w:rPr>
          <w:rFonts w:asciiTheme="majorEastAsia" w:eastAsiaTheme="majorEastAsia" w:hAnsiTheme="majorEastAsia"/>
          <w:sz w:val="21"/>
          <w:szCs w:val="21"/>
        </w:rPr>
      </w:pPr>
    </w:p>
    <w:tbl>
      <w:tblPr>
        <w:tblStyle w:val="a3"/>
        <w:tblW w:w="0" w:type="auto"/>
        <w:tblLook w:val="04A0" w:firstRow="1" w:lastRow="0" w:firstColumn="1" w:lastColumn="0" w:noHBand="0" w:noVBand="1"/>
      </w:tblPr>
      <w:tblGrid>
        <w:gridCol w:w="3085"/>
        <w:gridCol w:w="5611"/>
      </w:tblGrid>
      <w:tr w:rsidR="00FF20B0" w:rsidRPr="00EB1FF8" w14:paraId="7B6DEC61" w14:textId="77777777" w:rsidTr="00EB1FF8">
        <w:tc>
          <w:tcPr>
            <w:tcW w:w="3085" w:type="dxa"/>
            <w:shd w:val="clear" w:color="auto" w:fill="B6DDE8" w:themeFill="accent5" w:themeFillTint="66"/>
          </w:tcPr>
          <w:p w14:paraId="4B4C9219" w14:textId="77777777" w:rsidR="00FF20B0" w:rsidRPr="00EB1FF8" w:rsidRDefault="00FF20B0"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種別</w:t>
            </w:r>
          </w:p>
        </w:tc>
        <w:tc>
          <w:tcPr>
            <w:tcW w:w="5611" w:type="dxa"/>
            <w:shd w:val="clear" w:color="auto" w:fill="B6DDE8" w:themeFill="accent5" w:themeFillTint="66"/>
          </w:tcPr>
          <w:p w14:paraId="538DA132" w14:textId="77777777" w:rsidR="00FF20B0" w:rsidRPr="00EB1FF8" w:rsidRDefault="00FF20B0"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ソフトウェア・機材等の名称</w:t>
            </w:r>
          </w:p>
        </w:tc>
      </w:tr>
      <w:tr w:rsidR="00FF20B0" w:rsidRPr="00EB1FF8" w14:paraId="2E95ABA0" w14:textId="77777777" w:rsidTr="00FF20B0">
        <w:tc>
          <w:tcPr>
            <w:tcW w:w="3085" w:type="dxa"/>
          </w:tcPr>
          <w:p w14:paraId="431230B0" w14:textId="77777777" w:rsidR="00FF20B0" w:rsidRPr="00EB1FF8" w:rsidRDefault="00FF20B0" w:rsidP="00FF20B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運用言語</w:t>
            </w:r>
          </w:p>
        </w:tc>
        <w:tc>
          <w:tcPr>
            <w:tcW w:w="5611" w:type="dxa"/>
          </w:tcPr>
          <w:p w14:paraId="2BE295B3" w14:textId="2DF8917D" w:rsidR="00FF20B0" w:rsidRPr="00EB1FF8" w:rsidRDefault="00FF20B0" w:rsidP="00FF20B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 xml:space="preserve">Java（Oracle </w:t>
            </w:r>
            <w:r w:rsidRPr="00EB1FF8">
              <w:rPr>
                <w:rFonts w:asciiTheme="majorEastAsia" w:eastAsiaTheme="majorEastAsia" w:hAnsiTheme="majorEastAsia"/>
                <w:sz w:val="21"/>
                <w:szCs w:val="21"/>
              </w:rPr>
              <w:t>Java SE Runtime Environmen</w:t>
            </w:r>
            <w:r w:rsidR="00D53CA4" w:rsidRPr="00EB1FF8">
              <w:rPr>
                <w:rFonts w:asciiTheme="majorEastAsia" w:eastAsiaTheme="majorEastAsia" w:hAnsiTheme="majorEastAsia"/>
                <w:sz w:val="21"/>
                <w:szCs w:val="21"/>
              </w:rPr>
              <w:t xml:space="preserve">t </w:t>
            </w:r>
            <w:del w:id="14" w:author="sssPO108@outlook.jp" w:date="2022-02-09T10:45:00Z">
              <w:r w:rsidR="00824996" w:rsidRPr="00EB1FF8" w:rsidDel="001B3A59">
                <w:rPr>
                  <w:rFonts w:asciiTheme="majorEastAsia" w:eastAsiaTheme="majorEastAsia" w:hAnsiTheme="majorEastAsia" w:hint="eastAsia"/>
                  <w:sz w:val="21"/>
                  <w:szCs w:val="21"/>
                </w:rPr>
                <w:delText>6</w:delText>
              </w:r>
            </w:del>
            <w:ins w:id="15" w:author="sssPO108@outlook.jp" w:date="2022-02-09T10:45:00Z">
              <w:r w:rsidR="001B3A59">
                <w:rPr>
                  <w:rFonts w:asciiTheme="majorEastAsia" w:eastAsiaTheme="majorEastAsia" w:hAnsiTheme="majorEastAsia"/>
                  <w:sz w:val="21"/>
                  <w:szCs w:val="21"/>
                </w:rPr>
                <w:t>11</w:t>
              </w:r>
            </w:ins>
            <w:r w:rsidRPr="00EB1FF8">
              <w:rPr>
                <w:rFonts w:asciiTheme="majorEastAsia" w:eastAsiaTheme="majorEastAsia" w:hAnsiTheme="majorEastAsia" w:hint="eastAsia"/>
                <w:sz w:val="21"/>
                <w:szCs w:val="21"/>
              </w:rPr>
              <w:t>）</w:t>
            </w:r>
          </w:p>
        </w:tc>
      </w:tr>
      <w:tr w:rsidR="00FF20B0" w:rsidRPr="00EB1FF8" w14:paraId="7AAE8445" w14:textId="77777777" w:rsidTr="00FF20B0">
        <w:tc>
          <w:tcPr>
            <w:tcW w:w="3085" w:type="dxa"/>
          </w:tcPr>
          <w:p w14:paraId="3EE5EA6C" w14:textId="77777777" w:rsidR="00FF20B0" w:rsidRPr="00EB1FF8" w:rsidRDefault="00FF20B0" w:rsidP="00FF20B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データベース</w:t>
            </w:r>
          </w:p>
        </w:tc>
        <w:tc>
          <w:tcPr>
            <w:tcW w:w="5611" w:type="dxa"/>
          </w:tcPr>
          <w:p w14:paraId="155F0E26" w14:textId="69138BAB" w:rsidR="00FF20B0" w:rsidRPr="00EB1FF8" w:rsidRDefault="00FF20B0" w:rsidP="00FF20B0">
            <w:pPr>
              <w:rPr>
                <w:rFonts w:asciiTheme="majorEastAsia" w:eastAsiaTheme="majorEastAsia" w:hAnsiTheme="majorEastAsia"/>
                <w:sz w:val="21"/>
                <w:szCs w:val="21"/>
              </w:rPr>
            </w:pPr>
            <w:r w:rsidRPr="00EB1FF8">
              <w:rPr>
                <w:rFonts w:asciiTheme="majorEastAsia" w:eastAsiaTheme="majorEastAsia" w:hAnsiTheme="majorEastAsia"/>
                <w:sz w:val="21"/>
                <w:szCs w:val="21"/>
              </w:rPr>
              <w:t xml:space="preserve">Oracle Database Express Edition </w:t>
            </w:r>
            <w:del w:id="16" w:author="sssPO108@outlook.jp" w:date="2022-02-09T10:45:00Z">
              <w:r w:rsidRPr="00EB1FF8" w:rsidDel="001B3A59">
                <w:rPr>
                  <w:rFonts w:asciiTheme="majorEastAsia" w:eastAsiaTheme="majorEastAsia" w:hAnsiTheme="majorEastAsia"/>
                  <w:sz w:val="21"/>
                  <w:szCs w:val="21"/>
                </w:rPr>
                <w:delText>11g Release 2</w:delText>
              </w:r>
            </w:del>
            <w:ins w:id="17" w:author="sssPO108@outlook.jp" w:date="2022-02-09T10:45:00Z">
              <w:r w:rsidR="001B3A59">
                <w:rPr>
                  <w:rFonts w:asciiTheme="majorEastAsia" w:eastAsiaTheme="majorEastAsia" w:hAnsiTheme="majorEastAsia"/>
                  <w:sz w:val="21"/>
                  <w:szCs w:val="21"/>
                </w:rPr>
                <w:t>19C</w:t>
              </w:r>
            </w:ins>
          </w:p>
        </w:tc>
      </w:tr>
      <w:tr w:rsidR="00FF20B0" w:rsidRPr="00EB1FF8" w14:paraId="14093C15" w14:textId="77777777" w:rsidTr="00FF20B0">
        <w:tc>
          <w:tcPr>
            <w:tcW w:w="3085" w:type="dxa"/>
          </w:tcPr>
          <w:p w14:paraId="14153B50" w14:textId="77777777" w:rsidR="00FF20B0" w:rsidRPr="00EB1FF8" w:rsidRDefault="00FF20B0" w:rsidP="00FF20B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運用OS</w:t>
            </w:r>
          </w:p>
        </w:tc>
        <w:tc>
          <w:tcPr>
            <w:tcW w:w="5611" w:type="dxa"/>
          </w:tcPr>
          <w:p w14:paraId="0D912370" w14:textId="2621B1FA" w:rsidR="00FF20B0" w:rsidRPr="00EB1FF8" w:rsidRDefault="00FF20B0" w:rsidP="00D53CA4">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 xml:space="preserve">Windows </w:t>
            </w:r>
            <w:del w:id="18" w:author="sssPO108@outlook.jp" w:date="2022-02-09T10:45:00Z">
              <w:r w:rsidRPr="00EB1FF8" w:rsidDel="001B3A59">
                <w:rPr>
                  <w:rFonts w:asciiTheme="majorEastAsia" w:eastAsiaTheme="majorEastAsia" w:hAnsiTheme="majorEastAsia"/>
                  <w:sz w:val="21"/>
                  <w:szCs w:val="21"/>
                </w:rPr>
                <w:delText>7</w:delText>
              </w:r>
            </w:del>
            <w:ins w:id="19" w:author="sssPO108@outlook.jp" w:date="2022-02-09T10:45:00Z">
              <w:r w:rsidR="001B3A59">
                <w:rPr>
                  <w:rFonts w:asciiTheme="majorEastAsia" w:eastAsiaTheme="majorEastAsia" w:hAnsiTheme="majorEastAsia"/>
                  <w:sz w:val="21"/>
                  <w:szCs w:val="21"/>
                </w:rPr>
                <w:t>10</w:t>
              </w:r>
            </w:ins>
          </w:p>
        </w:tc>
      </w:tr>
      <w:tr w:rsidR="00593CEF" w:rsidRPr="00EB1FF8" w14:paraId="166B538D" w14:textId="77777777" w:rsidTr="00FF20B0">
        <w:tc>
          <w:tcPr>
            <w:tcW w:w="3085" w:type="dxa"/>
          </w:tcPr>
          <w:p w14:paraId="4152B48A" w14:textId="77777777" w:rsidR="00593CEF" w:rsidRPr="00EB1FF8" w:rsidRDefault="00593CEF" w:rsidP="00FF20B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Webブラウザ</w:t>
            </w:r>
          </w:p>
        </w:tc>
        <w:tc>
          <w:tcPr>
            <w:tcW w:w="5611" w:type="dxa"/>
          </w:tcPr>
          <w:p w14:paraId="1CE4F3D7" w14:textId="4AA1CF8D" w:rsidR="00593CEF" w:rsidRPr="00EB1FF8" w:rsidRDefault="001B3A59" w:rsidP="00D53CA4">
            <w:pPr>
              <w:rPr>
                <w:rFonts w:asciiTheme="majorEastAsia" w:eastAsiaTheme="majorEastAsia" w:hAnsiTheme="majorEastAsia"/>
                <w:sz w:val="21"/>
                <w:szCs w:val="21"/>
              </w:rPr>
            </w:pPr>
            <w:ins w:id="20" w:author="sssPO108@outlook.jp" w:date="2022-02-09T10:45:00Z">
              <w:r w:rsidRPr="001B3A59">
                <w:rPr>
                  <w:rFonts w:asciiTheme="majorEastAsia" w:eastAsiaTheme="majorEastAsia" w:hAnsiTheme="majorEastAsia"/>
                  <w:kern w:val="0"/>
                  <w:sz w:val="21"/>
                  <w:szCs w:val="21"/>
                </w:rPr>
                <w:t>Microsoft Edge</w:t>
              </w:r>
            </w:ins>
            <w:ins w:id="21" w:author="sssPO108@outlook.jp" w:date="2022-02-09T14:03:00Z">
              <w:r w:rsidR="008D2FED">
                <w:rPr>
                  <w:rFonts w:asciiTheme="majorEastAsia" w:eastAsiaTheme="majorEastAsia" w:hAnsiTheme="majorEastAsia"/>
                  <w:kern w:val="0"/>
                  <w:sz w:val="21"/>
                  <w:szCs w:val="21"/>
                </w:rPr>
                <w:t xml:space="preserve"> 98.0</w:t>
              </w:r>
            </w:ins>
            <w:del w:id="22" w:author="sssPO108@outlook.jp" w:date="2022-02-09T10:45:00Z">
              <w:r w:rsidR="00593CEF" w:rsidRPr="00EB1FF8" w:rsidDel="001B3A59">
                <w:rPr>
                  <w:rFonts w:asciiTheme="majorEastAsia" w:eastAsiaTheme="majorEastAsia" w:hAnsiTheme="majorEastAsia"/>
                  <w:kern w:val="0"/>
                  <w:sz w:val="21"/>
                  <w:szCs w:val="21"/>
                </w:rPr>
                <w:delText>Internet Explorer</w:delText>
              </w:r>
            </w:del>
            <w:r w:rsidR="00593CEF" w:rsidRPr="00EB1FF8">
              <w:rPr>
                <w:rFonts w:asciiTheme="majorEastAsia" w:eastAsiaTheme="majorEastAsia" w:hAnsiTheme="majorEastAsia"/>
                <w:kern w:val="0"/>
                <w:sz w:val="21"/>
                <w:szCs w:val="21"/>
              </w:rPr>
              <w:t xml:space="preserve"> 11</w:t>
            </w:r>
          </w:p>
        </w:tc>
      </w:tr>
    </w:tbl>
    <w:p w14:paraId="2E7116E6" w14:textId="77777777" w:rsidR="00AE1DB6" w:rsidRPr="009A455C" w:rsidRDefault="00AE1DB6">
      <w:pPr>
        <w:widowControl/>
        <w:jc w:val="left"/>
        <w:rPr>
          <w:rFonts w:asciiTheme="majorEastAsia" w:eastAsiaTheme="majorEastAsia" w:hAnsiTheme="majorEastAsia" w:cstheme="majorBidi"/>
          <w:sz w:val="28"/>
          <w:szCs w:val="28"/>
        </w:rPr>
      </w:pPr>
    </w:p>
    <w:p w14:paraId="438844C1" w14:textId="77777777" w:rsidR="00A827E3" w:rsidRPr="009A455C" w:rsidRDefault="00A827E3" w:rsidP="00A827E3">
      <w:pPr>
        <w:pStyle w:val="1"/>
        <w:rPr>
          <w:rFonts w:asciiTheme="majorEastAsia" w:hAnsiTheme="majorEastAsia"/>
        </w:rPr>
      </w:pPr>
      <w:bookmarkStart w:id="23" w:name="_Toc445991853"/>
      <w:r w:rsidRPr="009A455C">
        <w:rPr>
          <w:rFonts w:asciiTheme="majorEastAsia" w:hAnsiTheme="majorEastAsia" w:hint="eastAsia"/>
        </w:rPr>
        <w:t>機能要求</w:t>
      </w:r>
      <w:bookmarkEnd w:id="23"/>
    </w:p>
    <w:p w14:paraId="5DC279BA" w14:textId="77777777" w:rsidR="00A827E3" w:rsidRDefault="00A827E3" w:rsidP="00A827E3">
      <w:pPr>
        <w:rPr>
          <w:rFonts w:asciiTheme="majorEastAsia" w:eastAsiaTheme="majorEastAsia" w:hAnsiTheme="majorEastAsia"/>
        </w:rPr>
      </w:pPr>
    </w:p>
    <w:p w14:paraId="08C4B7B4" w14:textId="77777777" w:rsidR="001E6BAF" w:rsidRPr="00EB1FF8" w:rsidRDefault="001E6BAF" w:rsidP="00B80D7F">
      <w:pPr>
        <w:ind w:firstLineChars="100" w:firstLine="210"/>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本システムに必要な機能を下記に示す。</w:t>
      </w:r>
    </w:p>
    <w:p w14:paraId="7DC833C7" w14:textId="77777777" w:rsidR="001E6BAF" w:rsidRPr="00EB1FF8" w:rsidRDefault="001E6BAF" w:rsidP="00A827E3">
      <w:pPr>
        <w:rPr>
          <w:rFonts w:asciiTheme="majorEastAsia" w:eastAsiaTheme="majorEastAsia" w:hAnsiTheme="majorEastAsia"/>
          <w:sz w:val="21"/>
          <w:szCs w:val="21"/>
        </w:rPr>
      </w:pPr>
    </w:p>
    <w:tbl>
      <w:tblPr>
        <w:tblStyle w:val="a3"/>
        <w:tblW w:w="8755" w:type="dxa"/>
        <w:tblLook w:val="04A0" w:firstRow="1" w:lastRow="0" w:firstColumn="1" w:lastColumn="0" w:noHBand="0" w:noVBand="1"/>
      </w:tblPr>
      <w:tblGrid>
        <w:gridCol w:w="1384"/>
        <w:gridCol w:w="1985"/>
        <w:gridCol w:w="4110"/>
        <w:gridCol w:w="1276"/>
      </w:tblGrid>
      <w:tr w:rsidR="00EB1FF8" w:rsidRPr="00EB1FF8" w14:paraId="3EA3C3EE" w14:textId="77777777" w:rsidTr="008B22A9">
        <w:tc>
          <w:tcPr>
            <w:tcW w:w="1384" w:type="dxa"/>
            <w:shd w:val="clear" w:color="auto" w:fill="B6DDE8" w:themeFill="accent5" w:themeFillTint="66"/>
          </w:tcPr>
          <w:p w14:paraId="04774CC3" w14:textId="77777777" w:rsidR="00EB1FF8" w:rsidRPr="00EB1FF8" w:rsidRDefault="00EB1FF8"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分類</w:t>
            </w:r>
          </w:p>
        </w:tc>
        <w:tc>
          <w:tcPr>
            <w:tcW w:w="1985" w:type="dxa"/>
            <w:shd w:val="clear" w:color="auto" w:fill="B6DDE8" w:themeFill="accent5" w:themeFillTint="66"/>
          </w:tcPr>
          <w:p w14:paraId="6FC884DE" w14:textId="77777777" w:rsidR="00EB1FF8" w:rsidRPr="00EB1FF8" w:rsidRDefault="00EB1FF8"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機能名</w:t>
            </w:r>
          </w:p>
        </w:tc>
        <w:tc>
          <w:tcPr>
            <w:tcW w:w="4110" w:type="dxa"/>
            <w:shd w:val="clear" w:color="auto" w:fill="B6DDE8" w:themeFill="accent5" w:themeFillTint="66"/>
          </w:tcPr>
          <w:p w14:paraId="7A9E230B" w14:textId="77777777" w:rsidR="00EB1FF8" w:rsidRPr="00EB1FF8" w:rsidRDefault="00EB1FF8"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概要</w:t>
            </w:r>
          </w:p>
        </w:tc>
        <w:tc>
          <w:tcPr>
            <w:tcW w:w="1276" w:type="dxa"/>
            <w:shd w:val="clear" w:color="auto" w:fill="B6DDE8" w:themeFill="accent5" w:themeFillTint="66"/>
          </w:tcPr>
          <w:p w14:paraId="1FB35A81" w14:textId="77777777" w:rsidR="00EB1FF8" w:rsidRPr="00EB1FF8" w:rsidRDefault="008B22A9" w:rsidP="00EB1FF8">
            <w:pPr>
              <w:jc w:val="center"/>
              <w:rPr>
                <w:rFonts w:asciiTheme="majorEastAsia" w:eastAsiaTheme="majorEastAsia" w:hAnsiTheme="majorEastAsia"/>
                <w:b/>
                <w:color w:val="31849B" w:themeColor="accent5" w:themeShade="BF"/>
                <w:sz w:val="21"/>
                <w:szCs w:val="21"/>
              </w:rPr>
            </w:pPr>
            <w:r>
              <w:rPr>
                <w:rFonts w:asciiTheme="majorEastAsia" w:eastAsiaTheme="majorEastAsia" w:hAnsiTheme="majorEastAsia" w:hint="eastAsia"/>
                <w:b/>
                <w:color w:val="31849B" w:themeColor="accent5" w:themeShade="BF"/>
                <w:sz w:val="21"/>
                <w:szCs w:val="21"/>
              </w:rPr>
              <w:t>対象権限</w:t>
            </w:r>
          </w:p>
        </w:tc>
      </w:tr>
      <w:tr w:rsidR="00593745" w:rsidRPr="00EB1FF8" w14:paraId="2635C5B4" w14:textId="77777777" w:rsidTr="008B22A9">
        <w:tc>
          <w:tcPr>
            <w:tcW w:w="1384" w:type="dxa"/>
            <w:vMerge w:val="restart"/>
          </w:tcPr>
          <w:p w14:paraId="2BA05CBA" w14:textId="77777777" w:rsidR="00593745" w:rsidRPr="00EB1FF8" w:rsidRDefault="00593745" w:rsidP="001E6BAF">
            <w:pPr>
              <w:rPr>
                <w:rFonts w:asciiTheme="majorEastAsia" w:eastAsiaTheme="majorEastAsia" w:hAnsiTheme="majorEastAsia"/>
                <w:sz w:val="21"/>
                <w:szCs w:val="21"/>
              </w:rPr>
            </w:pPr>
            <w:r>
              <w:rPr>
                <w:rFonts w:asciiTheme="majorEastAsia" w:eastAsiaTheme="majorEastAsia" w:hAnsiTheme="majorEastAsia" w:hint="eastAsia"/>
                <w:sz w:val="21"/>
                <w:szCs w:val="21"/>
              </w:rPr>
              <w:t>汎用</w:t>
            </w:r>
          </w:p>
        </w:tc>
        <w:tc>
          <w:tcPr>
            <w:tcW w:w="1985" w:type="dxa"/>
          </w:tcPr>
          <w:p w14:paraId="42120830" w14:textId="77777777" w:rsidR="00593745" w:rsidRPr="00EB1FF8" w:rsidRDefault="00593745"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ログイン</w:t>
            </w:r>
          </w:p>
        </w:tc>
        <w:tc>
          <w:tcPr>
            <w:tcW w:w="4110" w:type="dxa"/>
          </w:tcPr>
          <w:p w14:paraId="48D0F141" w14:textId="77777777" w:rsidR="00593745" w:rsidRDefault="00593745"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登録した下記情報によりログインできる</w:t>
            </w:r>
          </w:p>
          <w:p w14:paraId="12C41FF6" w14:textId="77777777" w:rsidR="00593745" w:rsidRDefault="00593745" w:rsidP="00EB1FF8">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メールアドレス</w:t>
            </w:r>
          </w:p>
          <w:p w14:paraId="090ACF93" w14:textId="77777777" w:rsidR="00593745" w:rsidRPr="00EB1FF8" w:rsidRDefault="00593745" w:rsidP="00EB1FF8">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パスワード</w:t>
            </w:r>
          </w:p>
        </w:tc>
        <w:tc>
          <w:tcPr>
            <w:tcW w:w="1276" w:type="dxa"/>
          </w:tcPr>
          <w:p w14:paraId="7EC9FE82" w14:textId="77777777" w:rsidR="00593745" w:rsidRPr="008B22A9" w:rsidRDefault="00593745" w:rsidP="008B22A9">
            <w:pPr>
              <w:rPr>
                <w:rFonts w:asciiTheme="majorEastAsia" w:eastAsiaTheme="majorEastAsia" w:hAnsiTheme="majorEastAsia"/>
                <w:sz w:val="21"/>
                <w:szCs w:val="21"/>
              </w:rPr>
            </w:pPr>
            <w:r>
              <w:rPr>
                <w:rFonts w:asciiTheme="majorEastAsia" w:eastAsiaTheme="majorEastAsia" w:hAnsiTheme="majorEastAsia" w:hint="eastAsia"/>
                <w:sz w:val="21"/>
                <w:szCs w:val="21"/>
              </w:rPr>
              <w:t>未ログイン</w:t>
            </w:r>
          </w:p>
        </w:tc>
      </w:tr>
      <w:tr w:rsidR="00593745" w:rsidRPr="00EB1FF8" w14:paraId="2899B533" w14:textId="77777777" w:rsidTr="008B22A9">
        <w:tc>
          <w:tcPr>
            <w:tcW w:w="1384" w:type="dxa"/>
            <w:vMerge/>
          </w:tcPr>
          <w:p w14:paraId="77EE4342" w14:textId="77777777" w:rsidR="00593745" w:rsidRDefault="00593745" w:rsidP="001E6BAF">
            <w:pPr>
              <w:rPr>
                <w:rFonts w:asciiTheme="majorEastAsia" w:eastAsiaTheme="majorEastAsia" w:hAnsiTheme="majorEastAsia"/>
                <w:sz w:val="21"/>
                <w:szCs w:val="21"/>
              </w:rPr>
            </w:pPr>
          </w:p>
        </w:tc>
        <w:tc>
          <w:tcPr>
            <w:tcW w:w="1985" w:type="dxa"/>
          </w:tcPr>
          <w:p w14:paraId="0A973603" w14:textId="77777777" w:rsidR="00593745" w:rsidRDefault="00593745"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ログアウト</w:t>
            </w:r>
          </w:p>
        </w:tc>
        <w:tc>
          <w:tcPr>
            <w:tcW w:w="4110" w:type="dxa"/>
          </w:tcPr>
          <w:p w14:paraId="65FFCE74" w14:textId="77777777" w:rsidR="00593745" w:rsidRDefault="00593745"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ログイン状態から未ログイン状態に戻す</w:t>
            </w:r>
          </w:p>
        </w:tc>
        <w:tc>
          <w:tcPr>
            <w:tcW w:w="1276" w:type="dxa"/>
          </w:tcPr>
          <w:p w14:paraId="21A02F47" w14:textId="77777777" w:rsidR="00593745" w:rsidRDefault="00593745" w:rsidP="008B22A9">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1942894B" w14:textId="77777777" w:rsidR="00593745" w:rsidRDefault="00593745" w:rsidP="008B22A9">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21874E9A" w14:textId="77777777" w:rsidTr="008B22A9">
        <w:tc>
          <w:tcPr>
            <w:tcW w:w="1384" w:type="dxa"/>
            <w:vMerge w:val="restart"/>
          </w:tcPr>
          <w:p w14:paraId="2BC92CC9" w14:textId="77777777" w:rsidR="00F9143C" w:rsidRDefault="00F9143C" w:rsidP="001E6BAF">
            <w:pPr>
              <w:rPr>
                <w:rFonts w:asciiTheme="majorEastAsia" w:eastAsiaTheme="majorEastAsia" w:hAnsiTheme="majorEastAsia"/>
                <w:sz w:val="21"/>
                <w:szCs w:val="21"/>
              </w:rPr>
            </w:pPr>
            <w:r>
              <w:rPr>
                <w:rFonts w:asciiTheme="majorEastAsia" w:eastAsiaTheme="majorEastAsia" w:hAnsiTheme="majorEastAsia" w:hint="eastAsia"/>
                <w:sz w:val="21"/>
                <w:szCs w:val="21"/>
              </w:rPr>
              <w:t>記事管理</w:t>
            </w:r>
          </w:p>
        </w:tc>
        <w:tc>
          <w:tcPr>
            <w:tcW w:w="1985" w:type="dxa"/>
          </w:tcPr>
          <w:p w14:paraId="5FC7EAE4" w14:textId="77777777" w:rsidR="00F9143C" w:rsidRPr="00EB1FF8"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記事一覧表示</w:t>
            </w:r>
          </w:p>
        </w:tc>
        <w:tc>
          <w:tcPr>
            <w:tcW w:w="4110" w:type="dxa"/>
          </w:tcPr>
          <w:p w14:paraId="138B1ECC" w14:textId="77777777" w:rsidR="00F9143C" w:rsidRDefault="00F9143C" w:rsidP="00593745">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全ての会員が投稿した記事(下記情報)を一覧表示する</w:t>
            </w:r>
          </w:p>
          <w:p w14:paraId="5B293626" w14:textId="77777777" w:rsidR="00A52921" w:rsidRPr="00A52921" w:rsidRDefault="00A52921" w:rsidP="00A52921">
            <w:pPr>
              <w:pStyle w:val="a5"/>
              <w:numPr>
                <w:ilvl w:val="1"/>
                <w:numId w:val="3"/>
              </w:numPr>
              <w:ind w:left="1440"/>
              <w:rPr>
                <w:rFonts w:asciiTheme="majorEastAsia" w:eastAsiaTheme="majorEastAsia" w:hAnsiTheme="majorEastAsia"/>
                <w:sz w:val="21"/>
                <w:szCs w:val="21"/>
              </w:rPr>
            </w:pPr>
            <w:r w:rsidRPr="00A52921">
              <w:rPr>
                <w:rFonts w:asciiTheme="majorEastAsia" w:eastAsiaTheme="majorEastAsia" w:hAnsiTheme="majorEastAsia" w:hint="eastAsia"/>
                <w:sz w:val="21"/>
                <w:szCs w:val="21"/>
              </w:rPr>
              <w:t>タイトル</w:t>
            </w:r>
          </w:p>
          <w:p w14:paraId="570F38EE" w14:textId="77777777" w:rsidR="00A52921" w:rsidRPr="00A52921" w:rsidRDefault="00A52921" w:rsidP="00A52921">
            <w:pPr>
              <w:pStyle w:val="a5"/>
              <w:numPr>
                <w:ilvl w:val="1"/>
                <w:numId w:val="3"/>
              </w:numPr>
              <w:ind w:left="1440"/>
              <w:rPr>
                <w:rFonts w:asciiTheme="majorEastAsia" w:eastAsiaTheme="majorEastAsia" w:hAnsiTheme="majorEastAsia"/>
                <w:sz w:val="21"/>
                <w:szCs w:val="21"/>
              </w:rPr>
            </w:pPr>
            <w:r w:rsidRPr="00A52921">
              <w:rPr>
                <w:rFonts w:asciiTheme="majorEastAsia" w:eastAsiaTheme="majorEastAsia" w:hAnsiTheme="majorEastAsia" w:hint="eastAsia"/>
                <w:sz w:val="21"/>
                <w:szCs w:val="21"/>
              </w:rPr>
              <w:t>本文</w:t>
            </w:r>
          </w:p>
          <w:p w14:paraId="7E07D63A" w14:textId="77777777" w:rsidR="00A52921" w:rsidRPr="00A52921" w:rsidRDefault="00A52921" w:rsidP="00A52921">
            <w:pPr>
              <w:pStyle w:val="a5"/>
              <w:numPr>
                <w:ilvl w:val="1"/>
                <w:numId w:val="3"/>
              </w:numPr>
              <w:ind w:left="1440"/>
              <w:rPr>
                <w:rFonts w:asciiTheme="majorEastAsia" w:eastAsiaTheme="majorEastAsia" w:hAnsiTheme="majorEastAsia"/>
                <w:sz w:val="21"/>
                <w:szCs w:val="21"/>
              </w:rPr>
            </w:pPr>
            <w:r w:rsidRPr="00A52921">
              <w:rPr>
                <w:rFonts w:asciiTheme="majorEastAsia" w:eastAsiaTheme="majorEastAsia" w:hAnsiTheme="majorEastAsia" w:hint="eastAsia"/>
                <w:sz w:val="21"/>
                <w:szCs w:val="21"/>
              </w:rPr>
              <w:t>投稿者名</w:t>
            </w:r>
          </w:p>
          <w:p w14:paraId="0DB27220" w14:textId="77777777" w:rsidR="00A52921" w:rsidRDefault="00A52921" w:rsidP="00A52921">
            <w:pPr>
              <w:pStyle w:val="a5"/>
              <w:numPr>
                <w:ilvl w:val="1"/>
                <w:numId w:val="3"/>
              </w:numPr>
              <w:ind w:left="1440"/>
              <w:rPr>
                <w:rFonts w:asciiTheme="majorEastAsia" w:eastAsiaTheme="majorEastAsia" w:hAnsiTheme="majorEastAsia"/>
                <w:sz w:val="21"/>
                <w:szCs w:val="21"/>
              </w:rPr>
            </w:pPr>
            <w:r w:rsidRPr="00A52921">
              <w:rPr>
                <w:rFonts w:asciiTheme="majorEastAsia" w:eastAsiaTheme="majorEastAsia" w:hAnsiTheme="majorEastAsia" w:hint="eastAsia"/>
                <w:sz w:val="21"/>
                <w:szCs w:val="21"/>
              </w:rPr>
              <w:t>投稿日時</w:t>
            </w:r>
          </w:p>
          <w:p w14:paraId="11D0DD44" w14:textId="77777777" w:rsidR="00A52921" w:rsidRDefault="00A52921" w:rsidP="00A52921">
            <w:pPr>
              <w:pStyle w:val="a5"/>
              <w:numPr>
                <w:ilvl w:val="1"/>
                <w:numId w:val="3"/>
              </w:numPr>
              <w:ind w:left="1440"/>
              <w:rPr>
                <w:rFonts w:asciiTheme="majorEastAsia" w:eastAsiaTheme="majorEastAsia" w:hAnsiTheme="majorEastAsia"/>
                <w:sz w:val="21"/>
                <w:szCs w:val="21"/>
              </w:rPr>
            </w:pPr>
            <w:r w:rsidRPr="00A52921">
              <w:rPr>
                <w:rFonts w:asciiTheme="majorEastAsia" w:eastAsiaTheme="majorEastAsia" w:hAnsiTheme="majorEastAsia" w:hint="eastAsia"/>
                <w:sz w:val="21"/>
                <w:szCs w:val="21"/>
              </w:rPr>
              <w:t>投稿者の顔写真</w:t>
            </w:r>
          </w:p>
          <w:p w14:paraId="14C5308E" w14:textId="77777777" w:rsidR="00F9143C" w:rsidRPr="00A52921" w:rsidRDefault="00F9143C" w:rsidP="00A52921">
            <w:pPr>
              <w:pStyle w:val="a5"/>
              <w:numPr>
                <w:ilvl w:val="0"/>
                <w:numId w:val="3"/>
              </w:numPr>
              <w:ind w:leftChars="0"/>
              <w:rPr>
                <w:rFonts w:asciiTheme="majorEastAsia" w:eastAsiaTheme="majorEastAsia" w:hAnsiTheme="majorEastAsia"/>
                <w:sz w:val="21"/>
                <w:szCs w:val="21"/>
              </w:rPr>
            </w:pPr>
            <w:r w:rsidRPr="00A52921">
              <w:rPr>
                <w:rFonts w:asciiTheme="majorEastAsia" w:eastAsiaTheme="majorEastAsia" w:hAnsiTheme="majorEastAsia" w:hint="eastAsia"/>
                <w:sz w:val="21"/>
                <w:szCs w:val="21"/>
              </w:rPr>
              <w:t>記事は</w:t>
            </w:r>
            <w:r w:rsidR="00A52921">
              <w:rPr>
                <w:rFonts w:asciiTheme="majorEastAsia" w:eastAsiaTheme="majorEastAsia" w:hAnsiTheme="majorEastAsia" w:hint="eastAsia"/>
                <w:sz w:val="21"/>
                <w:szCs w:val="21"/>
              </w:rPr>
              <w:t>新着順</w:t>
            </w:r>
            <w:r w:rsidRPr="00A52921">
              <w:rPr>
                <w:rFonts w:asciiTheme="majorEastAsia" w:eastAsiaTheme="majorEastAsia" w:hAnsiTheme="majorEastAsia" w:hint="eastAsia"/>
                <w:sz w:val="21"/>
                <w:szCs w:val="21"/>
              </w:rPr>
              <w:t>で表示する</w:t>
            </w:r>
          </w:p>
        </w:tc>
        <w:tc>
          <w:tcPr>
            <w:tcW w:w="1276" w:type="dxa"/>
          </w:tcPr>
          <w:p w14:paraId="6BE46990" w14:textId="77777777" w:rsidR="00F9143C" w:rsidRDefault="00F9143C" w:rsidP="00593745">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34B29912" w14:textId="77777777" w:rsidR="00F9143C" w:rsidRDefault="00F9143C" w:rsidP="00593745">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p w14:paraId="42A726C6" w14:textId="77777777" w:rsidR="00F9143C" w:rsidRPr="00593745" w:rsidRDefault="00F9143C" w:rsidP="00593745">
            <w:pPr>
              <w:rPr>
                <w:rFonts w:asciiTheme="majorEastAsia" w:eastAsiaTheme="majorEastAsia" w:hAnsiTheme="majorEastAsia"/>
                <w:sz w:val="21"/>
                <w:szCs w:val="21"/>
              </w:rPr>
            </w:pPr>
            <w:r>
              <w:rPr>
                <w:rFonts w:asciiTheme="majorEastAsia" w:eastAsiaTheme="majorEastAsia" w:hAnsiTheme="majorEastAsia" w:hint="eastAsia"/>
                <w:sz w:val="21"/>
                <w:szCs w:val="21"/>
              </w:rPr>
              <w:t>未ログイン</w:t>
            </w:r>
          </w:p>
        </w:tc>
      </w:tr>
      <w:tr w:rsidR="00F9143C" w:rsidRPr="00EB1FF8" w14:paraId="0A9CCD93" w14:textId="77777777" w:rsidTr="008B22A9">
        <w:tc>
          <w:tcPr>
            <w:tcW w:w="1384" w:type="dxa"/>
            <w:vMerge/>
          </w:tcPr>
          <w:p w14:paraId="5EDF2729" w14:textId="77777777" w:rsidR="00F9143C" w:rsidRDefault="00F9143C" w:rsidP="001E6BAF">
            <w:pPr>
              <w:rPr>
                <w:rFonts w:asciiTheme="majorEastAsia" w:eastAsiaTheme="majorEastAsia" w:hAnsiTheme="majorEastAsia"/>
                <w:sz w:val="21"/>
                <w:szCs w:val="21"/>
              </w:rPr>
            </w:pPr>
          </w:p>
        </w:tc>
        <w:tc>
          <w:tcPr>
            <w:tcW w:w="1985" w:type="dxa"/>
          </w:tcPr>
          <w:p w14:paraId="31EE3918" w14:textId="77777777" w:rsidR="00F9143C" w:rsidRPr="00EB1FF8"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記事詳細表示</w:t>
            </w:r>
          </w:p>
        </w:tc>
        <w:tc>
          <w:tcPr>
            <w:tcW w:w="4110" w:type="dxa"/>
          </w:tcPr>
          <w:p w14:paraId="1B112876" w14:textId="77777777" w:rsidR="00F9143C" w:rsidRDefault="00F9143C"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記事(下記情報)を表示する</w:t>
            </w:r>
          </w:p>
          <w:p w14:paraId="7C49E911" w14:textId="77777777" w:rsidR="00F9143C" w:rsidRDefault="00F9143C" w:rsidP="002221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タイトル</w:t>
            </w:r>
          </w:p>
          <w:p w14:paraId="3A7F25D7" w14:textId="77777777" w:rsidR="00F9143C" w:rsidRDefault="00F9143C" w:rsidP="002221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「いいね」投稿数</w:t>
            </w:r>
          </w:p>
          <w:p w14:paraId="3ADB7BE7" w14:textId="77777777" w:rsidR="00F9143C" w:rsidRDefault="00F9143C" w:rsidP="002221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lastRenderedPageBreak/>
              <w:t>本文</w:t>
            </w:r>
          </w:p>
          <w:p w14:paraId="112D1BBF" w14:textId="77777777" w:rsidR="00F9143C" w:rsidRDefault="00F9143C" w:rsidP="002221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写真</w:t>
            </w:r>
          </w:p>
          <w:p w14:paraId="0A8E252A" w14:textId="77777777" w:rsidR="00F9143C" w:rsidRDefault="00F9143C" w:rsidP="002221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投稿者名</w:t>
            </w:r>
          </w:p>
          <w:p w14:paraId="0A346745" w14:textId="77777777" w:rsidR="00F9143C" w:rsidRDefault="00F9143C" w:rsidP="002221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投稿日時</w:t>
            </w:r>
          </w:p>
          <w:p w14:paraId="176A7F96" w14:textId="77777777" w:rsidR="00F9143C" w:rsidRPr="00EB1FF8" w:rsidRDefault="00F9143C" w:rsidP="002221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投稿者顔写真</w:t>
            </w:r>
          </w:p>
        </w:tc>
        <w:tc>
          <w:tcPr>
            <w:tcW w:w="1276" w:type="dxa"/>
          </w:tcPr>
          <w:p w14:paraId="6BAD55D6"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lastRenderedPageBreak/>
              <w:t>一般会員</w:t>
            </w:r>
          </w:p>
          <w:p w14:paraId="73C2E35B"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p w14:paraId="16991A90" w14:textId="77777777" w:rsidR="00F66677" w:rsidRPr="00593745" w:rsidRDefault="00F66677"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未ログイン</w:t>
            </w:r>
          </w:p>
        </w:tc>
      </w:tr>
      <w:tr w:rsidR="00F9143C" w:rsidRPr="00EB1FF8" w14:paraId="3971910F" w14:textId="77777777" w:rsidTr="008B22A9">
        <w:tc>
          <w:tcPr>
            <w:tcW w:w="1384" w:type="dxa"/>
            <w:vMerge/>
          </w:tcPr>
          <w:p w14:paraId="3C8729EA" w14:textId="77777777" w:rsidR="00F9143C" w:rsidRDefault="00F9143C" w:rsidP="001E6BAF">
            <w:pPr>
              <w:rPr>
                <w:rFonts w:asciiTheme="majorEastAsia" w:eastAsiaTheme="majorEastAsia" w:hAnsiTheme="majorEastAsia"/>
                <w:sz w:val="21"/>
                <w:szCs w:val="21"/>
              </w:rPr>
            </w:pPr>
          </w:p>
        </w:tc>
        <w:tc>
          <w:tcPr>
            <w:tcW w:w="1985" w:type="dxa"/>
          </w:tcPr>
          <w:p w14:paraId="285FC19D" w14:textId="77777777" w:rsidR="00F9143C" w:rsidRPr="00EB1FF8"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記事投稿</w:t>
            </w:r>
          </w:p>
        </w:tc>
        <w:tc>
          <w:tcPr>
            <w:tcW w:w="4110" w:type="dxa"/>
          </w:tcPr>
          <w:p w14:paraId="7C936213" w14:textId="77777777" w:rsidR="00F9143C" w:rsidRDefault="00F9143C" w:rsidP="00FA4625">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記事(下記情報)を投稿できる</w:t>
            </w:r>
          </w:p>
          <w:p w14:paraId="3D265C07" w14:textId="77777777" w:rsidR="00F9143C" w:rsidRDefault="00F9143C" w:rsidP="00FA46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タイトル</w:t>
            </w:r>
          </w:p>
          <w:p w14:paraId="03A54C64" w14:textId="77777777" w:rsidR="00F9143C" w:rsidRDefault="00F9143C" w:rsidP="00FA46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本文</w:t>
            </w:r>
          </w:p>
          <w:p w14:paraId="7770559E" w14:textId="77777777" w:rsidR="00F9143C" w:rsidRPr="00FA4625" w:rsidRDefault="00F9143C" w:rsidP="00FA4625">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写真</w:t>
            </w:r>
          </w:p>
        </w:tc>
        <w:tc>
          <w:tcPr>
            <w:tcW w:w="1276" w:type="dxa"/>
          </w:tcPr>
          <w:p w14:paraId="2B917E91"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07B1575F"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4BD8F777" w14:textId="77777777" w:rsidTr="008B22A9">
        <w:tc>
          <w:tcPr>
            <w:tcW w:w="1384" w:type="dxa"/>
            <w:vMerge/>
          </w:tcPr>
          <w:p w14:paraId="54D6B31B" w14:textId="77777777" w:rsidR="00F9143C" w:rsidRPr="00EB1FF8" w:rsidRDefault="00F9143C" w:rsidP="001E6BAF">
            <w:pPr>
              <w:rPr>
                <w:rFonts w:asciiTheme="majorEastAsia" w:eastAsiaTheme="majorEastAsia" w:hAnsiTheme="majorEastAsia"/>
                <w:sz w:val="21"/>
                <w:szCs w:val="21"/>
              </w:rPr>
            </w:pPr>
          </w:p>
        </w:tc>
        <w:tc>
          <w:tcPr>
            <w:tcW w:w="1985" w:type="dxa"/>
          </w:tcPr>
          <w:p w14:paraId="4BA1F7A9" w14:textId="77777777" w:rsidR="00F9143C" w:rsidRPr="00EB1FF8"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記事削除</w:t>
            </w:r>
          </w:p>
        </w:tc>
        <w:tc>
          <w:tcPr>
            <w:tcW w:w="4110" w:type="dxa"/>
          </w:tcPr>
          <w:p w14:paraId="1FA6FAF8" w14:textId="77777777" w:rsidR="00F9143C" w:rsidRPr="00EB1FF8" w:rsidRDefault="00F9143C"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自分が投稿した記事を削除できる</w:t>
            </w:r>
          </w:p>
        </w:tc>
        <w:tc>
          <w:tcPr>
            <w:tcW w:w="1276" w:type="dxa"/>
          </w:tcPr>
          <w:p w14:paraId="63F6B723"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0ADC98A7"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41D36B9E" w14:textId="77777777" w:rsidTr="008B22A9">
        <w:tc>
          <w:tcPr>
            <w:tcW w:w="1384" w:type="dxa"/>
            <w:vMerge w:val="restart"/>
          </w:tcPr>
          <w:p w14:paraId="5D9A5DEE" w14:textId="77777777" w:rsidR="00F9143C" w:rsidRPr="00EB1FF8" w:rsidRDefault="00F9143C" w:rsidP="001E6BAF">
            <w:pPr>
              <w:rPr>
                <w:rFonts w:asciiTheme="majorEastAsia" w:eastAsiaTheme="majorEastAsia" w:hAnsiTheme="majorEastAsia"/>
                <w:sz w:val="21"/>
                <w:szCs w:val="21"/>
              </w:rPr>
            </w:pPr>
            <w:r>
              <w:rPr>
                <w:rFonts w:asciiTheme="majorEastAsia" w:eastAsiaTheme="majorEastAsia" w:hAnsiTheme="majorEastAsia" w:hint="eastAsia"/>
                <w:sz w:val="21"/>
                <w:szCs w:val="21"/>
              </w:rPr>
              <w:t>コメント管理</w:t>
            </w:r>
          </w:p>
        </w:tc>
        <w:tc>
          <w:tcPr>
            <w:tcW w:w="1985" w:type="dxa"/>
          </w:tcPr>
          <w:p w14:paraId="06125B2A" w14:textId="77777777" w:rsidR="00F9143C" w:rsidRPr="00EB1FF8"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コメント一覧表示</w:t>
            </w:r>
          </w:p>
        </w:tc>
        <w:tc>
          <w:tcPr>
            <w:tcW w:w="4110" w:type="dxa"/>
          </w:tcPr>
          <w:p w14:paraId="09401CB9" w14:textId="77777777" w:rsidR="00F9143C" w:rsidRDefault="00F9143C"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コメント(下記情報)を一覧表示する</w:t>
            </w:r>
          </w:p>
          <w:p w14:paraId="7B9A9D1A" w14:textId="77777777" w:rsidR="00F9143C" w:rsidRDefault="00F9143C" w:rsidP="00F60441">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本文</w:t>
            </w:r>
          </w:p>
          <w:p w14:paraId="7589DB9D" w14:textId="77777777" w:rsidR="00F9143C" w:rsidRDefault="00F9143C" w:rsidP="00F60441">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投稿者名</w:t>
            </w:r>
          </w:p>
          <w:p w14:paraId="44BB08E6" w14:textId="77777777" w:rsidR="00F9143C" w:rsidRDefault="00F9143C" w:rsidP="00F60441">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投稿日時</w:t>
            </w:r>
          </w:p>
          <w:p w14:paraId="56514AED" w14:textId="77777777" w:rsidR="00F9143C" w:rsidRDefault="00F9143C" w:rsidP="00F60441">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投稿者顔写真</w:t>
            </w:r>
          </w:p>
          <w:p w14:paraId="07B44B1B" w14:textId="77777777" w:rsidR="00F9143C" w:rsidRPr="00F60441" w:rsidRDefault="00F9143C" w:rsidP="00F60441">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記事と併せて閲覧できる</w:t>
            </w:r>
          </w:p>
        </w:tc>
        <w:tc>
          <w:tcPr>
            <w:tcW w:w="1276" w:type="dxa"/>
          </w:tcPr>
          <w:p w14:paraId="2AB1F897"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089A9206"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p w14:paraId="2CE0A980" w14:textId="77777777" w:rsidR="00F66677" w:rsidRPr="00593745" w:rsidRDefault="00F66677"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未ログイン</w:t>
            </w:r>
          </w:p>
        </w:tc>
      </w:tr>
      <w:tr w:rsidR="00F9143C" w:rsidRPr="00EB1FF8" w14:paraId="63EB8C14" w14:textId="77777777" w:rsidTr="003A3C84">
        <w:tc>
          <w:tcPr>
            <w:tcW w:w="1384" w:type="dxa"/>
            <w:vMerge/>
          </w:tcPr>
          <w:p w14:paraId="66D45740" w14:textId="77777777" w:rsidR="00F9143C" w:rsidRPr="00EB1FF8" w:rsidRDefault="00F9143C" w:rsidP="001E6BAF">
            <w:pPr>
              <w:rPr>
                <w:rFonts w:asciiTheme="majorEastAsia" w:eastAsiaTheme="majorEastAsia" w:hAnsiTheme="majorEastAsia"/>
                <w:sz w:val="21"/>
                <w:szCs w:val="21"/>
              </w:rPr>
            </w:pPr>
          </w:p>
        </w:tc>
        <w:tc>
          <w:tcPr>
            <w:tcW w:w="1985" w:type="dxa"/>
          </w:tcPr>
          <w:p w14:paraId="7B241DB2" w14:textId="77777777" w:rsidR="00F9143C"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コメント投稿</w:t>
            </w:r>
          </w:p>
        </w:tc>
        <w:tc>
          <w:tcPr>
            <w:tcW w:w="4110" w:type="dxa"/>
          </w:tcPr>
          <w:p w14:paraId="339421A3" w14:textId="77777777" w:rsidR="00F9143C" w:rsidRPr="00F9143C" w:rsidRDefault="00F9143C" w:rsidP="00F9143C">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記事に対してコメントを投稿できる</w:t>
            </w:r>
          </w:p>
        </w:tc>
        <w:tc>
          <w:tcPr>
            <w:tcW w:w="1276" w:type="dxa"/>
          </w:tcPr>
          <w:p w14:paraId="54DB3A50"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7958EF91"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1173F26C" w14:textId="77777777" w:rsidTr="003A3C84">
        <w:tc>
          <w:tcPr>
            <w:tcW w:w="1384" w:type="dxa"/>
            <w:vMerge/>
          </w:tcPr>
          <w:p w14:paraId="5E69C596" w14:textId="77777777" w:rsidR="00F9143C" w:rsidRPr="00EB1FF8" w:rsidRDefault="00F9143C" w:rsidP="001E6BAF">
            <w:pPr>
              <w:rPr>
                <w:rFonts w:asciiTheme="majorEastAsia" w:eastAsiaTheme="majorEastAsia" w:hAnsiTheme="majorEastAsia"/>
                <w:sz w:val="21"/>
                <w:szCs w:val="21"/>
              </w:rPr>
            </w:pPr>
          </w:p>
        </w:tc>
        <w:tc>
          <w:tcPr>
            <w:tcW w:w="1985" w:type="dxa"/>
          </w:tcPr>
          <w:p w14:paraId="1ACE0208" w14:textId="77777777" w:rsidR="00F9143C"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コメント削除</w:t>
            </w:r>
          </w:p>
        </w:tc>
        <w:tc>
          <w:tcPr>
            <w:tcW w:w="4110" w:type="dxa"/>
          </w:tcPr>
          <w:p w14:paraId="6C30AE04" w14:textId="77777777" w:rsidR="00F9143C" w:rsidRDefault="00F9143C"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自分が投稿したコメントを削除できる</w:t>
            </w:r>
          </w:p>
        </w:tc>
        <w:tc>
          <w:tcPr>
            <w:tcW w:w="1276" w:type="dxa"/>
          </w:tcPr>
          <w:p w14:paraId="2290C9BD" w14:textId="77777777" w:rsidR="00F9143C" w:rsidRDefault="00F9143C" w:rsidP="00F9143C">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27981BEC" w14:textId="77777777" w:rsidR="00F9143C" w:rsidRDefault="00F9143C" w:rsidP="00F9143C">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4CDAB0A9" w14:textId="77777777" w:rsidTr="003A3C84">
        <w:tc>
          <w:tcPr>
            <w:tcW w:w="1384" w:type="dxa"/>
            <w:vMerge w:val="restart"/>
          </w:tcPr>
          <w:p w14:paraId="2827C9DD" w14:textId="77777777" w:rsidR="00F9143C" w:rsidRDefault="00F9143C" w:rsidP="001E6BAF">
            <w:pPr>
              <w:rPr>
                <w:rFonts w:asciiTheme="majorEastAsia" w:eastAsiaTheme="majorEastAsia" w:hAnsiTheme="majorEastAsia"/>
                <w:sz w:val="21"/>
                <w:szCs w:val="21"/>
              </w:rPr>
            </w:pPr>
            <w:r>
              <w:rPr>
                <w:rFonts w:asciiTheme="majorEastAsia" w:eastAsiaTheme="majorEastAsia" w:hAnsiTheme="majorEastAsia" w:hint="eastAsia"/>
                <w:sz w:val="21"/>
                <w:szCs w:val="21"/>
              </w:rPr>
              <w:t>会員管理</w:t>
            </w:r>
          </w:p>
        </w:tc>
        <w:tc>
          <w:tcPr>
            <w:tcW w:w="1985" w:type="dxa"/>
          </w:tcPr>
          <w:p w14:paraId="1977F8B5" w14:textId="77777777" w:rsidR="00F9143C" w:rsidRPr="00EB1FF8"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会員一覧表示</w:t>
            </w:r>
          </w:p>
        </w:tc>
        <w:tc>
          <w:tcPr>
            <w:tcW w:w="4110" w:type="dxa"/>
          </w:tcPr>
          <w:p w14:paraId="2A8CEDEE" w14:textId="77777777" w:rsidR="00F9143C" w:rsidRDefault="00F9143C"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会員に関する下記情報を一覧表示する</w:t>
            </w:r>
          </w:p>
          <w:p w14:paraId="7B908372" w14:textId="77777777" w:rsidR="00F9143C" w:rsidRDefault="00F9143C" w:rsidP="000075C6">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氏名</w:t>
            </w:r>
          </w:p>
          <w:p w14:paraId="720FB142" w14:textId="77777777" w:rsidR="00F9143C" w:rsidRDefault="00F9143C" w:rsidP="000075C6">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顔写真</w:t>
            </w:r>
          </w:p>
          <w:p w14:paraId="5F103320" w14:textId="77777777" w:rsidR="00F9143C" w:rsidRPr="00EB1FF8"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自己紹介文</w:t>
            </w:r>
          </w:p>
        </w:tc>
        <w:tc>
          <w:tcPr>
            <w:tcW w:w="1276" w:type="dxa"/>
          </w:tcPr>
          <w:p w14:paraId="0B864019"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3855C105"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147D8A2D" w14:textId="77777777" w:rsidTr="008B22A9">
        <w:tc>
          <w:tcPr>
            <w:tcW w:w="1384" w:type="dxa"/>
            <w:vMerge/>
          </w:tcPr>
          <w:p w14:paraId="7CB8270C" w14:textId="77777777" w:rsidR="00F9143C" w:rsidRDefault="00F9143C" w:rsidP="001E6BAF">
            <w:pPr>
              <w:rPr>
                <w:rFonts w:asciiTheme="majorEastAsia" w:eastAsiaTheme="majorEastAsia" w:hAnsiTheme="majorEastAsia"/>
                <w:sz w:val="21"/>
                <w:szCs w:val="21"/>
              </w:rPr>
            </w:pPr>
          </w:p>
        </w:tc>
        <w:tc>
          <w:tcPr>
            <w:tcW w:w="1985" w:type="dxa"/>
          </w:tcPr>
          <w:p w14:paraId="3FBEE787" w14:textId="77777777" w:rsidR="00F9143C"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会員詳細表示</w:t>
            </w:r>
          </w:p>
        </w:tc>
        <w:tc>
          <w:tcPr>
            <w:tcW w:w="4110" w:type="dxa"/>
          </w:tcPr>
          <w:p w14:paraId="19C4FCBD" w14:textId="77777777" w:rsidR="00F9143C" w:rsidRDefault="00F9143C" w:rsidP="000075C6">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会員に関する下記情報を表示する</w:t>
            </w:r>
          </w:p>
          <w:p w14:paraId="35209835" w14:textId="77777777" w:rsidR="00F9143C" w:rsidRDefault="00F9143C" w:rsidP="000075C6">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氏名</w:t>
            </w:r>
          </w:p>
          <w:p w14:paraId="3E7BEFE9" w14:textId="77777777" w:rsidR="00F9143C" w:rsidRDefault="00F9143C" w:rsidP="000075C6">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顔写真</w:t>
            </w:r>
          </w:p>
          <w:p w14:paraId="33AFA280" w14:textId="77777777" w:rsidR="00F9143C" w:rsidRDefault="00F9143C" w:rsidP="000075C6">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自己紹介文</w:t>
            </w:r>
          </w:p>
          <w:p w14:paraId="73F9CEB4" w14:textId="77777777" w:rsidR="00F9143C" w:rsidRPr="000B0560" w:rsidRDefault="00F9143C" w:rsidP="000B0560">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対象の会員が投稿した記事を併せて一覧表示する(新着順)</w:t>
            </w:r>
          </w:p>
        </w:tc>
        <w:tc>
          <w:tcPr>
            <w:tcW w:w="1276" w:type="dxa"/>
          </w:tcPr>
          <w:p w14:paraId="517BD729"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16FA1ED5"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4F84D6F4" w14:textId="77777777" w:rsidTr="008B22A9">
        <w:tc>
          <w:tcPr>
            <w:tcW w:w="1384" w:type="dxa"/>
            <w:vMerge/>
          </w:tcPr>
          <w:p w14:paraId="2F2AAE0D" w14:textId="77777777" w:rsidR="00F9143C" w:rsidRDefault="00F9143C" w:rsidP="001E6BAF">
            <w:pPr>
              <w:rPr>
                <w:rFonts w:asciiTheme="majorEastAsia" w:eastAsiaTheme="majorEastAsia" w:hAnsiTheme="majorEastAsia"/>
                <w:sz w:val="21"/>
                <w:szCs w:val="21"/>
              </w:rPr>
            </w:pPr>
          </w:p>
        </w:tc>
        <w:tc>
          <w:tcPr>
            <w:tcW w:w="1985" w:type="dxa"/>
          </w:tcPr>
          <w:p w14:paraId="1363EA10" w14:textId="77777777" w:rsidR="00F9143C" w:rsidRPr="00EB1FF8" w:rsidRDefault="00F9143C" w:rsidP="001D2997">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会員登録</w:t>
            </w:r>
          </w:p>
        </w:tc>
        <w:tc>
          <w:tcPr>
            <w:tcW w:w="4110" w:type="dxa"/>
          </w:tcPr>
          <w:p w14:paraId="7B172A45" w14:textId="77777777" w:rsidR="00F9143C" w:rsidRDefault="00F9143C"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会員に関する下記情報を登録できる</w:t>
            </w:r>
          </w:p>
          <w:p w14:paraId="42BD9DB1"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メールアドレス</w:t>
            </w:r>
          </w:p>
          <w:p w14:paraId="7F575641"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パスワード</w:t>
            </w:r>
          </w:p>
          <w:p w14:paraId="5494FC57"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氏名</w:t>
            </w:r>
          </w:p>
          <w:p w14:paraId="72A171D7"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自己紹介文</w:t>
            </w:r>
          </w:p>
          <w:p w14:paraId="369935F3"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顔写真</w:t>
            </w:r>
          </w:p>
          <w:p w14:paraId="2EB77409" w14:textId="77777777" w:rsidR="002C6FEF" w:rsidRPr="002C6FEF" w:rsidRDefault="002C6FEF" w:rsidP="002C6FEF">
            <w:pPr>
              <w:pStyle w:val="a5"/>
              <w:numPr>
                <w:ilvl w:val="0"/>
                <w:numId w:val="4"/>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管理者は自分以外の会員を新規に登録できる</w:t>
            </w:r>
          </w:p>
        </w:tc>
        <w:tc>
          <w:tcPr>
            <w:tcW w:w="1276" w:type="dxa"/>
          </w:tcPr>
          <w:p w14:paraId="4EEB3F0E" w14:textId="77777777" w:rsidR="00F66677" w:rsidRDefault="00F66677"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p w14:paraId="31DEE85C"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未ログイン</w:t>
            </w:r>
          </w:p>
        </w:tc>
      </w:tr>
      <w:tr w:rsidR="00F9143C" w:rsidRPr="00EB1FF8" w14:paraId="1C47B5BF" w14:textId="77777777" w:rsidTr="008B22A9">
        <w:tc>
          <w:tcPr>
            <w:tcW w:w="1384" w:type="dxa"/>
            <w:vMerge/>
          </w:tcPr>
          <w:p w14:paraId="36373E0F" w14:textId="77777777" w:rsidR="00F9143C" w:rsidRPr="00EB1FF8" w:rsidRDefault="00F9143C" w:rsidP="001E6BAF">
            <w:pPr>
              <w:rPr>
                <w:rFonts w:asciiTheme="majorEastAsia" w:eastAsiaTheme="majorEastAsia" w:hAnsiTheme="majorEastAsia"/>
                <w:sz w:val="21"/>
                <w:szCs w:val="21"/>
              </w:rPr>
            </w:pPr>
          </w:p>
        </w:tc>
        <w:tc>
          <w:tcPr>
            <w:tcW w:w="1985" w:type="dxa"/>
          </w:tcPr>
          <w:p w14:paraId="0054A31D" w14:textId="77777777" w:rsidR="00F9143C" w:rsidRPr="00EB1FF8" w:rsidRDefault="00F9143C" w:rsidP="001D2997">
            <w:pPr>
              <w:rPr>
                <w:rFonts w:asciiTheme="majorEastAsia" w:eastAsiaTheme="majorEastAsia" w:hAnsiTheme="majorEastAsia"/>
                <w:sz w:val="21"/>
                <w:szCs w:val="21"/>
              </w:rPr>
            </w:pPr>
            <w:r>
              <w:rPr>
                <w:rFonts w:asciiTheme="majorEastAsia" w:eastAsiaTheme="majorEastAsia" w:hAnsiTheme="majorEastAsia" w:hint="eastAsia"/>
                <w:sz w:val="21"/>
                <w:szCs w:val="21"/>
              </w:rPr>
              <w:t>会員編集</w:t>
            </w:r>
          </w:p>
        </w:tc>
        <w:tc>
          <w:tcPr>
            <w:tcW w:w="4110" w:type="dxa"/>
          </w:tcPr>
          <w:p w14:paraId="4A0244F5" w14:textId="77777777" w:rsidR="00F9143C" w:rsidRDefault="00F9143C" w:rsidP="001D299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自分の会員情報(下記情報)を編集できる</w:t>
            </w:r>
          </w:p>
          <w:p w14:paraId="541C5866"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メールアドレス</w:t>
            </w:r>
          </w:p>
          <w:p w14:paraId="5E7830C5"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パスワード</w:t>
            </w:r>
          </w:p>
          <w:p w14:paraId="43F3EF1A"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氏名</w:t>
            </w:r>
          </w:p>
          <w:p w14:paraId="002883C1"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自己紹介文</w:t>
            </w:r>
          </w:p>
          <w:p w14:paraId="2D532548" w14:textId="77777777" w:rsidR="00F9143C" w:rsidRDefault="00F9143C" w:rsidP="000B0560">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顔写真</w:t>
            </w:r>
          </w:p>
          <w:p w14:paraId="69CA0E67" w14:textId="77777777" w:rsidR="001A1BCC" w:rsidRPr="00512C4D" w:rsidRDefault="00512C4D" w:rsidP="00512C4D">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権限は固定とする</w:t>
            </w:r>
          </w:p>
        </w:tc>
        <w:tc>
          <w:tcPr>
            <w:tcW w:w="1276" w:type="dxa"/>
          </w:tcPr>
          <w:p w14:paraId="07976614"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5633CCE1"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3E0EB72A" w14:textId="77777777" w:rsidTr="008B22A9">
        <w:tc>
          <w:tcPr>
            <w:tcW w:w="1384" w:type="dxa"/>
            <w:vMerge/>
          </w:tcPr>
          <w:p w14:paraId="06142A58" w14:textId="77777777" w:rsidR="00F9143C" w:rsidRPr="00EB1FF8" w:rsidRDefault="00F9143C" w:rsidP="001E6BAF">
            <w:pPr>
              <w:rPr>
                <w:rFonts w:asciiTheme="majorEastAsia" w:eastAsiaTheme="majorEastAsia" w:hAnsiTheme="majorEastAsia"/>
                <w:sz w:val="21"/>
                <w:szCs w:val="21"/>
              </w:rPr>
            </w:pPr>
          </w:p>
        </w:tc>
        <w:tc>
          <w:tcPr>
            <w:tcW w:w="1985" w:type="dxa"/>
          </w:tcPr>
          <w:p w14:paraId="4EA93029" w14:textId="77777777" w:rsidR="00F9143C" w:rsidRDefault="00F9143C" w:rsidP="000075C6">
            <w:pPr>
              <w:rPr>
                <w:rFonts w:asciiTheme="majorEastAsia" w:eastAsiaTheme="majorEastAsia" w:hAnsiTheme="majorEastAsia"/>
                <w:sz w:val="21"/>
                <w:szCs w:val="21"/>
              </w:rPr>
            </w:pPr>
            <w:r>
              <w:rPr>
                <w:rFonts w:asciiTheme="majorEastAsia" w:eastAsiaTheme="majorEastAsia" w:hAnsiTheme="majorEastAsia" w:hint="eastAsia"/>
                <w:sz w:val="21"/>
                <w:szCs w:val="21"/>
              </w:rPr>
              <w:t>会員削除</w:t>
            </w:r>
          </w:p>
        </w:tc>
        <w:tc>
          <w:tcPr>
            <w:tcW w:w="4110" w:type="dxa"/>
          </w:tcPr>
          <w:p w14:paraId="4BA96598" w14:textId="77777777" w:rsidR="00F9143C" w:rsidRDefault="00F9143C" w:rsidP="00CA0514">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一般会員としてログイン中の場合、自分の会員情報を削除できる</w:t>
            </w:r>
          </w:p>
          <w:p w14:paraId="3CAB43BF" w14:textId="77777777" w:rsidR="00F9143C" w:rsidRPr="00EB1FF8" w:rsidRDefault="00F9143C" w:rsidP="00CA0514">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管理者としてログイン中の場合、全ての会員情報を削除できる</w:t>
            </w:r>
          </w:p>
        </w:tc>
        <w:tc>
          <w:tcPr>
            <w:tcW w:w="1276" w:type="dxa"/>
          </w:tcPr>
          <w:p w14:paraId="1152D3D3"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31950C89"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2E65BF33" w14:textId="77777777" w:rsidTr="008B22A9">
        <w:tc>
          <w:tcPr>
            <w:tcW w:w="1384" w:type="dxa"/>
            <w:vMerge w:val="restart"/>
          </w:tcPr>
          <w:p w14:paraId="5595A677" w14:textId="77777777" w:rsidR="00F9143C" w:rsidRPr="00EB1FF8" w:rsidRDefault="00F9143C" w:rsidP="001E6BAF">
            <w:pPr>
              <w:rPr>
                <w:rFonts w:asciiTheme="majorEastAsia" w:eastAsiaTheme="majorEastAsia" w:hAnsiTheme="majorEastAsia"/>
                <w:sz w:val="21"/>
                <w:szCs w:val="21"/>
              </w:rPr>
            </w:pPr>
            <w:r>
              <w:rPr>
                <w:rFonts w:asciiTheme="majorEastAsia" w:eastAsiaTheme="majorEastAsia" w:hAnsiTheme="majorEastAsia" w:hint="eastAsia"/>
                <w:sz w:val="21"/>
                <w:szCs w:val="21"/>
              </w:rPr>
              <w:t>その他</w:t>
            </w:r>
          </w:p>
        </w:tc>
        <w:tc>
          <w:tcPr>
            <w:tcW w:w="1985" w:type="dxa"/>
          </w:tcPr>
          <w:p w14:paraId="692005C2" w14:textId="77777777" w:rsidR="00F9143C" w:rsidRPr="00EB1FF8" w:rsidRDefault="00F9143C" w:rsidP="000075C6">
            <w:pPr>
              <w:rPr>
                <w:rFonts w:asciiTheme="majorEastAsia" w:eastAsiaTheme="majorEastAsia" w:hAnsiTheme="majorEastAsia"/>
                <w:sz w:val="21"/>
                <w:szCs w:val="21"/>
              </w:rPr>
            </w:pPr>
            <w:r>
              <w:rPr>
                <w:rFonts w:asciiTheme="majorEastAsia" w:eastAsiaTheme="majorEastAsia" w:hAnsiTheme="majorEastAsia" w:hint="eastAsia"/>
                <w:sz w:val="21"/>
                <w:szCs w:val="21"/>
              </w:rPr>
              <w:t>「いいね！」付与</w:t>
            </w:r>
          </w:p>
        </w:tc>
        <w:tc>
          <w:tcPr>
            <w:tcW w:w="4110" w:type="dxa"/>
          </w:tcPr>
          <w:p w14:paraId="0C89DE36" w14:textId="77777777" w:rsidR="00F9143C" w:rsidRPr="00EB1FF8" w:rsidRDefault="00F9143C" w:rsidP="00CA0514">
            <w:pPr>
              <w:pStyle w:val="a5"/>
              <w:numPr>
                <w:ilvl w:val="0"/>
                <w:numId w:val="3"/>
              </w:numPr>
              <w:ind w:leftChars="0"/>
              <w:rPr>
                <w:rFonts w:asciiTheme="majorEastAsia" w:eastAsiaTheme="majorEastAsia" w:hAnsiTheme="majorEastAsia"/>
                <w:sz w:val="21"/>
                <w:szCs w:val="21"/>
              </w:rPr>
            </w:pPr>
            <w:r w:rsidRPr="00EB1FF8">
              <w:rPr>
                <w:rFonts w:asciiTheme="majorEastAsia" w:eastAsiaTheme="majorEastAsia" w:hAnsiTheme="majorEastAsia"/>
                <w:sz w:val="21"/>
                <w:szCs w:val="21"/>
              </w:rPr>
              <w:t>「いいね！」ボタンを押すこと</w:t>
            </w:r>
            <w:r w:rsidRPr="00EB1FF8">
              <w:rPr>
                <w:rFonts w:asciiTheme="majorEastAsia" w:eastAsiaTheme="majorEastAsia" w:hAnsiTheme="majorEastAsia" w:hint="eastAsia"/>
                <w:sz w:val="21"/>
                <w:szCs w:val="21"/>
              </w:rPr>
              <w:t>で、</w:t>
            </w:r>
            <w:r>
              <w:rPr>
                <w:rFonts w:asciiTheme="majorEastAsia" w:eastAsiaTheme="majorEastAsia" w:hAnsiTheme="majorEastAsia" w:hint="eastAsia"/>
                <w:sz w:val="21"/>
                <w:szCs w:val="21"/>
              </w:rPr>
              <w:t>対象の</w:t>
            </w:r>
            <w:r w:rsidRPr="00EB1FF8">
              <w:rPr>
                <w:rFonts w:asciiTheme="majorEastAsia" w:eastAsiaTheme="majorEastAsia" w:hAnsiTheme="majorEastAsia" w:hint="eastAsia"/>
                <w:sz w:val="21"/>
                <w:szCs w:val="21"/>
              </w:rPr>
              <w:t>記事の「</w:t>
            </w:r>
            <w:r w:rsidRPr="00EB1FF8">
              <w:rPr>
                <w:rFonts w:asciiTheme="majorEastAsia" w:eastAsiaTheme="majorEastAsia" w:hAnsiTheme="majorEastAsia"/>
                <w:sz w:val="21"/>
                <w:szCs w:val="21"/>
              </w:rPr>
              <w:t>いいね！」カウントを増やす</w:t>
            </w:r>
          </w:p>
        </w:tc>
        <w:tc>
          <w:tcPr>
            <w:tcW w:w="1276" w:type="dxa"/>
          </w:tcPr>
          <w:p w14:paraId="201E8553" w14:textId="77777777" w:rsidR="00F9143C"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一般会員</w:t>
            </w:r>
          </w:p>
          <w:p w14:paraId="4DED9479" w14:textId="77777777" w:rsidR="00F9143C" w:rsidRPr="00593745" w:rsidRDefault="00F9143C" w:rsidP="000B0560">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tc>
      </w:tr>
      <w:tr w:rsidR="00F9143C" w:rsidRPr="00EB1FF8" w14:paraId="495331BB" w14:textId="77777777" w:rsidTr="008B22A9">
        <w:tc>
          <w:tcPr>
            <w:tcW w:w="1384" w:type="dxa"/>
            <w:vMerge/>
          </w:tcPr>
          <w:p w14:paraId="1064C7D2" w14:textId="77777777" w:rsidR="00F9143C" w:rsidRPr="00EB1FF8" w:rsidRDefault="00F9143C" w:rsidP="001E6BAF">
            <w:pPr>
              <w:rPr>
                <w:rFonts w:asciiTheme="majorEastAsia" w:eastAsiaTheme="majorEastAsia" w:hAnsiTheme="majorEastAsia"/>
                <w:sz w:val="21"/>
                <w:szCs w:val="21"/>
              </w:rPr>
            </w:pPr>
          </w:p>
        </w:tc>
        <w:tc>
          <w:tcPr>
            <w:tcW w:w="1985" w:type="dxa"/>
          </w:tcPr>
          <w:p w14:paraId="055270ED" w14:textId="77777777" w:rsidR="00F9143C" w:rsidRPr="00EB1FF8" w:rsidRDefault="00F9143C" w:rsidP="00644698">
            <w:pPr>
              <w:rPr>
                <w:rFonts w:asciiTheme="majorEastAsia" w:eastAsiaTheme="majorEastAsia" w:hAnsiTheme="majorEastAsia"/>
                <w:sz w:val="21"/>
                <w:szCs w:val="21"/>
              </w:rPr>
            </w:pPr>
            <w:r>
              <w:rPr>
                <w:rFonts w:asciiTheme="majorEastAsia" w:eastAsiaTheme="majorEastAsia" w:hAnsiTheme="majorEastAsia" w:hint="eastAsia"/>
                <w:sz w:val="21"/>
                <w:szCs w:val="21"/>
              </w:rPr>
              <w:t>「最近の出来事」一覧</w:t>
            </w:r>
            <w:r w:rsidRPr="00EB1FF8">
              <w:rPr>
                <w:rFonts w:asciiTheme="majorEastAsia" w:eastAsiaTheme="majorEastAsia" w:hAnsiTheme="majorEastAsia" w:hint="eastAsia"/>
                <w:sz w:val="21"/>
                <w:szCs w:val="21"/>
              </w:rPr>
              <w:t>表示</w:t>
            </w:r>
          </w:p>
        </w:tc>
        <w:tc>
          <w:tcPr>
            <w:tcW w:w="4110" w:type="dxa"/>
          </w:tcPr>
          <w:p w14:paraId="46C2D8F6" w14:textId="77777777" w:rsidR="00F9143C" w:rsidRDefault="00F9143C" w:rsidP="002E6E1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以下の操作が行われた際に、通知を新着順で一覧表示する</w:t>
            </w:r>
          </w:p>
          <w:p w14:paraId="3C0A3D4B" w14:textId="77777777" w:rsidR="00F9143C" w:rsidRDefault="00F9143C" w:rsidP="002E6E17">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自分が</w:t>
            </w:r>
            <w:r w:rsidRPr="00EB1FF8">
              <w:rPr>
                <w:rFonts w:asciiTheme="majorEastAsia" w:eastAsiaTheme="majorEastAsia" w:hAnsiTheme="majorEastAsia"/>
                <w:sz w:val="21"/>
                <w:szCs w:val="21"/>
              </w:rPr>
              <w:t>記事</w:t>
            </w:r>
            <w:r>
              <w:rPr>
                <w:rFonts w:asciiTheme="majorEastAsia" w:eastAsiaTheme="majorEastAsia" w:hAnsiTheme="majorEastAsia" w:hint="eastAsia"/>
                <w:sz w:val="21"/>
                <w:szCs w:val="21"/>
              </w:rPr>
              <w:t>を</w:t>
            </w:r>
            <w:r w:rsidRPr="00EB1FF8">
              <w:rPr>
                <w:rFonts w:asciiTheme="majorEastAsia" w:eastAsiaTheme="majorEastAsia" w:hAnsiTheme="majorEastAsia"/>
                <w:sz w:val="21"/>
                <w:szCs w:val="21"/>
              </w:rPr>
              <w:t>投稿</w:t>
            </w:r>
            <w:r>
              <w:rPr>
                <w:rFonts w:asciiTheme="majorEastAsia" w:eastAsiaTheme="majorEastAsia" w:hAnsiTheme="majorEastAsia" w:hint="eastAsia"/>
                <w:sz w:val="21"/>
                <w:szCs w:val="21"/>
              </w:rPr>
              <w:t>した</w:t>
            </w:r>
          </w:p>
          <w:p w14:paraId="6FDE3D9C" w14:textId="77777777" w:rsidR="00F9143C" w:rsidRDefault="00F9143C" w:rsidP="002E6E17">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他者の記事にコメントを投稿した</w:t>
            </w:r>
          </w:p>
          <w:p w14:paraId="3BEE81EF" w14:textId="77777777" w:rsidR="00F9143C" w:rsidRDefault="00F9143C" w:rsidP="002E6E17">
            <w:pPr>
              <w:pStyle w:val="a5"/>
              <w:numPr>
                <w:ilvl w:val="1"/>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他者の記事に</w:t>
            </w:r>
            <w:r w:rsidRPr="00EB1FF8">
              <w:rPr>
                <w:rFonts w:asciiTheme="majorEastAsia" w:eastAsiaTheme="majorEastAsia" w:hAnsiTheme="majorEastAsia"/>
                <w:sz w:val="21"/>
                <w:szCs w:val="21"/>
              </w:rPr>
              <w:t>「いいね！</w:t>
            </w:r>
            <w:r w:rsidRPr="00EB1FF8">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を付与した</w:t>
            </w:r>
          </w:p>
          <w:p w14:paraId="47FB75D5" w14:textId="77777777" w:rsidR="00F9143C" w:rsidRDefault="00F9143C" w:rsidP="002E6E17">
            <w:pPr>
              <w:pStyle w:val="a5"/>
              <w:numPr>
                <w:ilvl w:val="1"/>
                <w:numId w:val="3"/>
              </w:numPr>
              <w:ind w:leftChars="0"/>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会員</w:t>
            </w:r>
            <w:r>
              <w:rPr>
                <w:rFonts w:asciiTheme="majorEastAsia" w:eastAsiaTheme="majorEastAsia" w:hAnsiTheme="majorEastAsia" w:hint="eastAsia"/>
                <w:sz w:val="21"/>
                <w:szCs w:val="21"/>
              </w:rPr>
              <w:t>が</w:t>
            </w:r>
            <w:r w:rsidRPr="00EB1FF8">
              <w:rPr>
                <w:rFonts w:asciiTheme="majorEastAsia" w:eastAsiaTheme="majorEastAsia" w:hAnsiTheme="majorEastAsia" w:hint="eastAsia"/>
                <w:sz w:val="21"/>
                <w:szCs w:val="21"/>
              </w:rPr>
              <w:t>登録</w:t>
            </w:r>
            <w:r>
              <w:rPr>
                <w:rFonts w:asciiTheme="majorEastAsia" w:eastAsiaTheme="majorEastAsia" w:hAnsiTheme="majorEastAsia" w:hint="eastAsia"/>
                <w:sz w:val="21"/>
                <w:szCs w:val="21"/>
              </w:rPr>
              <w:t>された</w:t>
            </w:r>
          </w:p>
          <w:p w14:paraId="14E43536" w14:textId="77777777" w:rsidR="00F9143C" w:rsidRPr="00EB1FF8" w:rsidRDefault="00F9143C" w:rsidP="002E6E17">
            <w:pPr>
              <w:pStyle w:val="a5"/>
              <w:numPr>
                <w:ilvl w:val="0"/>
                <w:numId w:val="3"/>
              </w:numPr>
              <w:ind w:leftChars="0"/>
              <w:rPr>
                <w:rFonts w:asciiTheme="majorEastAsia" w:eastAsiaTheme="majorEastAsia" w:hAnsiTheme="majorEastAsia"/>
                <w:sz w:val="21"/>
                <w:szCs w:val="21"/>
              </w:rPr>
            </w:pPr>
            <w:r>
              <w:rPr>
                <w:rFonts w:asciiTheme="majorEastAsia" w:eastAsiaTheme="majorEastAsia" w:hAnsiTheme="majorEastAsia" w:hint="eastAsia"/>
                <w:sz w:val="21"/>
                <w:szCs w:val="21"/>
              </w:rPr>
              <w:t>各通知と併せて、対象の操作が発生し</w:t>
            </w:r>
            <w:r>
              <w:rPr>
                <w:rFonts w:asciiTheme="majorEastAsia" w:eastAsiaTheme="majorEastAsia" w:hAnsiTheme="majorEastAsia" w:hint="eastAsia"/>
                <w:sz w:val="21"/>
                <w:szCs w:val="21"/>
              </w:rPr>
              <w:lastRenderedPageBreak/>
              <w:t>た日時を現在日時からの差分で表示する</w:t>
            </w:r>
          </w:p>
        </w:tc>
        <w:tc>
          <w:tcPr>
            <w:tcW w:w="1276" w:type="dxa"/>
          </w:tcPr>
          <w:p w14:paraId="11DA2160" w14:textId="77777777" w:rsidR="00F9143C" w:rsidRDefault="00F9143C" w:rsidP="002E6E17">
            <w:pPr>
              <w:rPr>
                <w:rFonts w:asciiTheme="majorEastAsia" w:eastAsiaTheme="majorEastAsia" w:hAnsiTheme="majorEastAsia"/>
                <w:sz w:val="21"/>
                <w:szCs w:val="21"/>
              </w:rPr>
            </w:pPr>
            <w:r>
              <w:rPr>
                <w:rFonts w:asciiTheme="majorEastAsia" w:eastAsiaTheme="majorEastAsia" w:hAnsiTheme="majorEastAsia" w:hint="eastAsia"/>
                <w:sz w:val="21"/>
                <w:szCs w:val="21"/>
              </w:rPr>
              <w:lastRenderedPageBreak/>
              <w:t>一般会員</w:t>
            </w:r>
          </w:p>
          <w:p w14:paraId="783F21A9" w14:textId="77777777" w:rsidR="00F9143C" w:rsidRDefault="00F9143C" w:rsidP="002E6E17">
            <w:pPr>
              <w:rPr>
                <w:rFonts w:asciiTheme="majorEastAsia" w:eastAsiaTheme="majorEastAsia" w:hAnsiTheme="majorEastAsia"/>
                <w:sz w:val="21"/>
                <w:szCs w:val="21"/>
              </w:rPr>
            </w:pPr>
            <w:r>
              <w:rPr>
                <w:rFonts w:asciiTheme="majorEastAsia" w:eastAsiaTheme="majorEastAsia" w:hAnsiTheme="majorEastAsia" w:hint="eastAsia"/>
                <w:sz w:val="21"/>
                <w:szCs w:val="21"/>
              </w:rPr>
              <w:t>管理者</w:t>
            </w:r>
          </w:p>
          <w:p w14:paraId="28FB3CAB" w14:textId="77777777" w:rsidR="00F66677" w:rsidRPr="00593745" w:rsidRDefault="00F66677" w:rsidP="002E6E17">
            <w:pPr>
              <w:rPr>
                <w:rFonts w:asciiTheme="majorEastAsia" w:eastAsiaTheme="majorEastAsia" w:hAnsiTheme="majorEastAsia"/>
                <w:sz w:val="21"/>
                <w:szCs w:val="21"/>
              </w:rPr>
            </w:pPr>
            <w:r>
              <w:rPr>
                <w:rFonts w:asciiTheme="majorEastAsia" w:eastAsiaTheme="majorEastAsia" w:hAnsiTheme="majorEastAsia" w:hint="eastAsia"/>
                <w:sz w:val="21"/>
                <w:szCs w:val="21"/>
              </w:rPr>
              <w:t>未ログイン</w:t>
            </w:r>
          </w:p>
        </w:tc>
      </w:tr>
    </w:tbl>
    <w:p w14:paraId="17A7A2F6" w14:textId="77777777" w:rsidR="008450E7" w:rsidRDefault="008450E7">
      <w:pPr>
        <w:widowControl/>
        <w:jc w:val="left"/>
        <w:rPr>
          <w:rFonts w:asciiTheme="majorEastAsia" w:eastAsiaTheme="majorEastAsia" w:hAnsiTheme="majorEastAsia" w:cstheme="majorBidi"/>
          <w:sz w:val="28"/>
          <w:szCs w:val="28"/>
        </w:rPr>
      </w:pPr>
      <w:bookmarkStart w:id="24" w:name="_Toc445991854"/>
    </w:p>
    <w:p w14:paraId="15236A8C" w14:textId="77777777" w:rsidR="00596774" w:rsidRDefault="00596774">
      <w:pPr>
        <w:widowControl/>
        <w:jc w:val="left"/>
        <w:rPr>
          <w:rFonts w:asciiTheme="majorEastAsia" w:eastAsiaTheme="majorEastAsia" w:hAnsiTheme="majorEastAsia" w:cstheme="majorBidi"/>
          <w:sz w:val="28"/>
          <w:szCs w:val="28"/>
        </w:rPr>
      </w:pPr>
    </w:p>
    <w:p w14:paraId="0ABB32A9" w14:textId="77777777" w:rsidR="008D48EA" w:rsidRDefault="00E35676">
      <w:pPr>
        <w:widowControl/>
        <w:jc w:val="left"/>
        <w:rPr>
          <w:rFonts w:asciiTheme="majorEastAsia" w:hAnsiTheme="majorEastAsia"/>
        </w:rPr>
      </w:pPr>
      <w:r>
        <w:rPr>
          <w:rFonts w:asciiTheme="majorEastAsia" w:hAnsiTheme="majorEastAsia" w:hint="eastAsia"/>
          <w:noProof/>
        </w:rPr>
        <w:drawing>
          <wp:anchor distT="0" distB="0" distL="114300" distR="114300" simplePos="0" relativeHeight="251664384" behindDoc="0" locked="0" layoutInCell="1" allowOverlap="1" wp14:anchorId="1E10D563" wp14:editId="06D6EB92">
            <wp:simplePos x="0" y="0"/>
            <wp:positionH relativeFrom="column">
              <wp:posOffset>-263418</wp:posOffset>
            </wp:positionH>
            <wp:positionV relativeFrom="paragraph">
              <wp:posOffset>230289</wp:posOffset>
            </wp:positionV>
            <wp:extent cx="5949799" cy="6439710"/>
            <wp:effectExtent l="19050" t="0" r="0" b="0"/>
            <wp:wrapNone/>
            <wp:docPr id="3" name="図 2" descr="一般会員アクティビティ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般会員アクティビティ図.png"/>
                    <pic:cNvPicPr/>
                  </pic:nvPicPr>
                  <pic:blipFill>
                    <a:blip r:embed="rId10"/>
                    <a:stretch>
                      <a:fillRect/>
                    </a:stretch>
                  </pic:blipFill>
                  <pic:spPr>
                    <a:xfrm>
                      <a:off x="0" y="0"/>
                      <a:ext cx="5951291" cy="6441325"/>
                    </a:xfrm>
                    <a:prstGeom prst="rect">
                      <a:avLst/>
                    </a:prstGeom>
                  </pic:spPr>
                </pic:pic>
              </a:graphicData>
            </a:graphic>
          </wp:anchor>
        </w:drawing>
      </w:r>
      <w:r w:rsidR="008450E7">
        <w:rPr>
          <w:rFonts w:asciiTheme="majorEastAsia" w:hAnsiTheme="majorEastAsia" w:hint="eastAsia"/>
        </w:rPr>
        <w:t>一般会員アクティビティ図</w:t>
      </w:r>
    </w:p>
    <w:p w14:paraId="4A9340E8" w14:textId="77777777" w:rsidR="00F9143C" w:rsidRPr="00B700DA" w:rsidRDefault="00F9143C">
      <w:pPr>
        <w:widowControl/>
        <w:jc w:val="left"/>
        <w:rPr>
          <w:rFonts w:asciiTheme="majorEastAsia" w:hAnsiTheme="majorEastAsia"/>
        </w:rPr>
      </w:pPr>
    </w:p>
    <w:p w14:paraId="0E2DD103" w14:textId="77777777" w:rsidR="008450E7" w:rsidRDefault="008450E7">
      <w:pPr>
        <w:widowControl/>
        <w:jc w:val="left"/>
        <w:rPr>
          <w:rFonts w:asciiTheme="majorEastAsia" w:hAnsiTheme="majorEastAsia"/>
        </w:rPr>
      </w:pPr>
    </w:p>
    <w:p w14:paraId="0EB81392" w14:textId="77777777" w:rsidR="008450E7" w:rsidRDefault="008450E7">
      <w:pPr>
        <w:widowControl/>
        <w:jc w:val="left"/>
        <w:rPr>
          <w:rFonts w:asciiTheme="majorEastAsia" w:hAnsiTheme="majorEastAsia"/>
        </w:rPr>
      </w:pPr>
    </w:p>
    <w:p w14:paraId="46D37359" w14:textId="77777777" w:rsidR="008450E7" w:rsidRDefault="008450E7">
      <w:pPr>
        <w:widowControl/>
        <w:jc w:val="left"/>
        <w:rPr>
          <w:rFonts w:asciiTheme="majorEastAsia" w:hAnsiTheme="majorEastAsia"/>
        </w:rPr>
      </w:pPr>
    </w:p>
    <w:p w14:paraId="38FCF6B9" w14:textId="77777777" w:rsidR="008450E7" w:rsidRDefault="008450E7">
      <w:pPr>
        <w:widowControl/>
        <w:jc w:val="left"/>
        <w:rPr>
          <w:rFonts w:asciiTheme="majorEastAsia" w:hAnsiTheme="majorEastAsia"/>
        </w:rPr>
      </w:pPr>
    </w:p>
    <w:p w14:paraId="5B91E56E" w14:textId="77777777" w:rsidR="008450E7" w:rsidRDefault="008450E7">
      <w:pPr>
        <w:widowControl/>
        <w:jc w:val="left"/>
        <w:rPr>
          <w:rFonts w:asciiTheme="majorEastAsia" w:hAnsiTheme="majorEastAsia"/>
        </w:rPr>
      </w:pPr>
    </w:p>
    <w:p w14:paraId="071B9F15" w14:textId="77777777" w:rsidR="008450E7" w:rsidRDefault="008450E7">
      <w:pPr>
        <w:widowControl/>
        <w:jc w:val="left"/>
        <w:rPr>
          <w:rFonts w:asciiTheme="majorEastAsia" w:hAnsiTheme="majorEastAsia"/>
        </w:rPr>
      </w:pPr>
    </w:p>
    <w:p w14:paraId="49B28E3E" w14:textId="77777777" w:rsidR="008450E7" w:rsidRDefault="008450E7">
      <w:pPr>
        <w:widowControl/>
        <w:jc w:val="left"/>
        <w:rPr>
          <w:rFonts w:asciiTheme="majorEastAsia" w:hAnsiTheme="majorEastAsia"/>
        </w:rPr>
      </w:pPr>
    </w:p>
    <w:p w14:paraId="6207C167" w14:textId="77777777" w:rsidR="008450E7" w:rsidRDefault="008450E7">
      <w:pPr>
        <w:widowControl/>
        <w:jc w:val="left"/>
        <w:rPr>
          <w:rFonts w:asciiTheme="majorEastAsia" w:hAnsiTheme="majorEastAsia"/>
        </w:rPr>
      </w:pPr>
    </w:p>
    <w:p w14:paraId="5E93874C" w14:textId="77777777" w:rsidR="008450E7" w:rsidRDefault="008450E7">
      <w:pPr>
        <w:widowControl/>
        <w:jc w:val="left"/>
        <w:rPr>
          <w:rFonts w:asciiTheme="majorEastAsia" w:hAnsiTheme="majorEastAsia"/>
        </w:rPr>
      </w:pPr>
    </w:p>
    <w:p w14:paraId="5CBA6A9D" w14:textId="77777777" w:rsidR="008450E7" w:rsidRDefault="008450E7">
      <w:pPr>
        <w:widowControl/>
        <w:jc w:val="left"/>
        <w:rPr>
          <w:rFonts w:asciiTheme="majorEastAsia" w:hAnsiTheme="majorEastAsia"/>
        </w:rPr>
      </w:pPr>
    </w:p>
    <w:p w14:paraId="7698FA79" w14:textId="77777777" w:rsidR="008450E7" w:rsidRDefault="008450E7">
      <w:pPr>
        <w:widowControl/>
        <w:jc w:val="left"/>
        <w:rPr>
          <w:rFonts w:asciiTheme="majorEastAsia" w:hAnsiTheme="majorEastAsia"/>
        </w:rPr>
      </w:pPr>
    </w:p>
    <w:p w14:paraId="65CDF44F" w14:textId="77777777" w:rsidR="008450E7" w:rsidRDefault="008450E7">
      <w:pPr>
        <w:widowControl/>
        <w:jc w:val="left"/>
        <w:rPr>
          <w:rFonts w:asciiTheme="majorEastAsia" w:hAnsiTheme="majorEastAsia"/>
        </w:rPr>
      </w:pPr>
    </w:p>
    <w:p w14:paraId="29225A62" w14:textId="77777777" w:rsidR="008450E7" w:rsidRDefault="008450E7">
      <w:pPr>
        <w:widowControl/>
        <w:jc w:val="left"/>
        <w:rPr>
          <w:rFonts w:asciiTheme="majorEastAsia" w:hAnsiTheme="majorEastAsia"/>
        </w:rPr>
      </w:pPr>
    </w:p>
    <w:p w14:paraId="25F239B8" w14:textId="77777777" w:rsidR="008450E7" w:rsidRDefault="008450E7">
      <w:pPr>
        <w:widowControl/>
        <w:jc w:val="left"/>
        <w:rPr>
          <w:rFonts w:asciiTheme="majorEastAsia" w:hAnsiTheme="majorEastAsia"/>
        </w:rPr>
      </w:pPr>
    </w:p>
    <w:p w14:paraId="589D12B2" w14:textId="77777777" w:rsidR="008450E7" w:rsidRDefault="008450E7">
      <w:pPr>
        <w:widowControl/>
        <w:jc w:val="left"/>
        <w:rPr>
          <w:rFonts w:asciiTheme="majorEastAsia" w:hAnsiTheme="majorEastAsia"/>
        </w:rPr>
      </w:pPr>
    </w:p>
    <w:p w14:paraId="1CE3221D" w14:textId="77777777" w:rsidR="008450E7" w:rsidRDefault="008450E7">
      <w:pPr>
        <w:widowControl/>
        <w:jc w:val="left"/>
        <w:rPr>
          <w:rFonts w:asciiTheme="majorEastAsia" w:hAnsiTheme="majorEastAsia"/>
        </w:rPr>
      </w:pPr>
    </w:p>
    <w:p w14:paraId="50A07825" w14:textId="77777777" w:rsidR="008450E7" w:rsidRDefault="008450E7">
      <w:pPr>
        <w:widowControl/>
        <w:jc w:val="left"/>
        <w:rPr>
          <w:rFonts w:asciiTheme="majorEastAsia" w:hAnsiTheme="majorEastAsia"/>
        </w:rPr>
      </w:pPr>
    </w:p>
    <w:p w14:paraId="372DF377" w14:textId="77777777" w:rsidR="008450E7" w:rsidRDefault="008450E7">
      <w:pPr>
        <w:widowControl/>
        <w:jc w:val="left"/>
        <w:rPr>
          <w:rFonts w:asciiTheme="majorEastAsia" w:hAnsiTheme="majorEastAsia"/>
        </w:rPr>
      </w:pPr>
    </w:p>
    <w:p w14:paraId="78E1F5C4" w14:textId="77777777" w:rsidR="008450E7" w:rsidRDefault="008450E7">
      <w:pPr>
        <w:widowControl/>
        <w:jc w:val="left"/>
        <w:rPr>
          <w:rFonts w:asciiTheme="majorEastAsia" w:hAnsiTheme="majorEastAsia"/>
        </w:rPr>
      </w:pPr>
    </w:p>
    <w:p w14:paraId="0F9E62BB" w14:textId="77777777" w:rsidR="008450E7" w:rsidRDefault="008450E7">
      <w:pPr>
        <w:widowControl/>
        <w:jc w:val="left"/>
        <w:rPr>
          <w:rFonts w:asciiTheme="majorEastAsia" w:hAnsiTheme="majorEastAsia"/>
        </w:rPr>
      </w:pPr>
    </w:p>
    <w:p w14:paraId="4A3E6398" w14:textId="77777777" w:rsidR="008450E7" w:rsidRDefault="008450E7">
      <w:pPr>
        <w:widowControl/>
        <w:jc w:val="left"/>
        <w:rPr>
          <w:rFonts w:asciiTheme="majorEastAsia" w:hAnsiTheme="majorEastAsia"/>
        </w:rPr>
      </w:pPr>
    </w:p>
    <w:p w14:paraId="567F98E2" w14:textId="77777777" w:rsidR="008450E7" w:rsidRDefault="008450E7">
      <w:pPr>
        <w:widowControl/>
        <w:jc w:val="left"/>
        <w:rPr>
          <w:rFonts w:asciiTheme="majorEastAsia" w:hAnsiTheme="majorEastAsia"/>
        </w:rPr>
      </w:pPr>
    </w:p>
    <w:p w14:paraId="7818E7B2" w14:textId="77777777" w:rsidR="008450E7" w:rsidRDefault="008450E7">
      <w:pPr>
        <w:widowControl/>
        <w:jc w:val="left"/>
        <w:rPr>
          <w:rFonts w:asciiTheme="majorEastAsia" w:hAnsiTheme="majorEastAsia"/>
        </w:rPr>
      </w:pPr>
    </w:p>
    <w:p w14:paraId="6E7D9072" w14:textId="77777777" w:rsidR="008450E7" w:rsidRDefault="008450E7">
      <w:pPr>
        <w:widowControl/>
        <w:jc w:val="left"/>
        <w:rPr>
          <w:rFonts w:asciiTheme="majorEastAsia" w:hAnsiTheme="majorEastAsia"/>
        </w:rPr>
      </w:pPr>
    </w:p>
    <w:p w14:paraId="621B5E1F" w14:textId="77777777" w:rsidR="008450E7" w:rsidRDefault="008450E7">
      <w:pPr>
        <w:widowControl/>
        <w:jc w:val="left"/>
        <w:rPr>
          <w:rFonts w:asciiTheme="majorEastAsia" w:hAnsiTheme="majorEastAsia"/>
        </w:rPr>
      </w:pPr>
    </w:p>
    <w:p w14:paraId="4EF6BD14" w14:textId="77777777" w:rsidR="008450E7" w:rsidRPr="00596774" w:rsidRDefault="008450E7">
      <w:pPr>
        <w:widowControl/>
        <w:jc w:val="left"/>
        <w:rPr>
          <w:rFonts w:asciiTheme="majorEastAsia" w:hAnsiTheme="majorEastAsia"/>
        </w:rPr>
      </w:pPr>
    </w:p>
    <w:p w14:paraId="6AC07EBB" w14:textId="77777777" w:rsidR="0089312F" w:rsidRDefault="00AC1132" w:rsidP="0089312F">
      <w:pPr>
        <w:widowControl/>
        <w:jc w:val="left"/>
        <w:rPr>
          <w:rFonts w:asciiTheme="majorEastAsia" w:hAnsiTheme="majorEastAsia"/>
        </w:rPr>
      </w:pPr>
      <w:r>
        <w:rPr>
          <w:rFonts w:asciiTheme="majorEastAsia" w:hAnsiTheme="majorEastAsia" w:hint="eastAsia"/>
          <w:noProof/>
        </w:rPr>
        <w:lastRenderedPageBreak/>
        <w:drawing>
          <wp:anchor distT="0" distB="0" distL="114300" distR="114300" simplePos="0" relativeHeight="251665408" behindDoc="0" locked="0" layoutInCell="1" allowOverlap="1" wp14:anchorId="7E17EC48" wp14:editId="76D07D1A">
            <wp:simplePos x="0" y="0"/>
            <wp:positionH relativeFrom="column">
              <wp:posOffset>-263525</wp:posOffset>
            </wp:positionH>
            <wp:positionV relativeFrom="paragraph">
              <wp:posOffset>247015</wp:posOffset>
            </wp:positionV>
            <wp:extent cx="5845175" cy="6361430"/>
            <wp:effectExtent l="19050" t="0" r="3175" b="0"/>
            <wp:wrapNone/>
            <wp:docPr id="4" name="図 3" descr="管理者アクティビティ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者アクティビティ図.png"/>
                    <pic:cNvPicPr/>
                  </pic:nvPicPr>
                  <pic:blipFill>
                    <a:blip r:embed="rId11"/>
                    <a:stretch>
                      <a:fillRect/>
                    </a:stretch>
                  </pic:blipFill>
                  <pic:spPr>
                    <a:xfrm>
                      <a:off x="0" y="0"/>
                      <a:ext cx="5845175" cy="6361430"/>
                    </a:xfrm>
                    <a:prstGeom prst="rect">
                      <a:avLst/>
                    </a:prstGeom>
                  </pic:spPr>
                </pic:pic>
              </a:graphicData>
            </a:graphic>
          </wp:anchor>
        </w:drawing>
      </w:r>
      <w:r w:rsidR="0089312F">
        <w:rPr>
          <w:rFonts w:asciiTheme="majorEastAsia" w:hAnsiTheme="majorEastAsia" w:hint="eastAsia"/>
        </w:rPr>
        <w:t>管理者アクティビティ図</w:t>
      </w:r>
    </w:p>
    <w:p w14:paraId="75CABD4C" w14:textId="77777777" w:rsidR="008450E7" w:rsidRPr="0089312F" w:rsidRDefault="008450E7">
      <w:pPr>
        <w:widowControl/>
        <w:jc w:val="left"/>
        <w:rPr>
          <w:rFonts w:asciiTheme="majorEastAsia" w:hAnsiTheme="majorEastAsia"/>
        </w:rPr>
      </w:pPr>
    </w:p>
    <w:p w14:paraId="7DCD05FD" w14:textId="77777777" w:rsidR="008450E7" w:rsidRPr="0089312F" w:rsidRDefault="008450E7">
      <w:pPr>
        <w:widowControl/>
        <w:jc w:val="left"/>
        <w:rPr>
          <w:rFonts w:asciiTheme="majorEastAsia" w:eastAsiaTheme="majorEastAsia" w:hAnsiTheme="majorEastAsia" w:cstheme="majorBidi"/>
          <w:sz w:val="28"/>
          <w:szCs w:val="28"/>
        </w:rPr>
      </w:pPr>
    </w:p>
    <w:p w14:paraId="3D6BC501" w14:textId="77777777" w:rsidR="00B700DA" w:rsidRDefault="00B700DA">
      <w:pPr>
        <w:widowControl/>
        <w:jc w:val="left"/>
        <w:rPr>
          <w:rFonts w:asciiTheme="majorEastAsia" w:eastAsiaTheme="majorEastAsia" w:hAnsiTheme="majorEastAsia" w:cstheme="majorBidi"/>
          <w:sz w:val="28"/>
          <w:szCs w:val="28"/>
        </w:rPr>
      </w:pPr>
    </w:p>
    <w:p w14:paraId="6A718835" w14:textId="77777777" w:rsidR="00B700DA" w:rsidRDefault="00B700DA">
      <w:pPr>
        <w:widowControl/>
        <w:jc w:val="left"/>
        <w:rPr>
          <w:rFonts w:asciiTheme="majorEastAsia" w:eastAsiaTheme="majorEastAsia" w:hAnsiTheme="majorEastAsia" w:cstheme="majorBidi"/>
          <w:sz w:val="28"/>
          <w:szCs w:val="28"/>
        </w:rPr>
      </w:pPr>
    </w:p>
    <w:p w14:paraId="20835915" w14:textId="77777777" w:rsidR="00B700DA" w:rsidRDefault="00B700DA">
      <w:pPr>
        <w:widowControl/>
        <w:jc w:val="left"/>
        <w:rPr>
          <w:rFonts w:asciiTheme="majorEastAsia" w:eastAsiaTheme="majorEastAsia" w:hAnsiTheme="majorEastAsia" w:cstheme="majorBidi"/>
          <w:sz w:val="28"/>
          <w:szCs w:val="28"/>
        </w:rPr>
      </w:pPr>
    </w:p>
    <w:p w14:paraId="69FD4FD2" w14:textId="77777777" w:rsidR="00B700DA" w:rsidRDefault="00B700DA">
      <w:pPr>
        <w:widowControl/>
        <w:jc w:val="left"/>
        <w:rPr>
          <w:rFonts w:asciiTheme="majorEastAsia" w:eastAsiaTheme="majorEastAsia" w:hAnsiTheme="majorEastAsia" w:cstheme="majorBidi"/>
          <w:sz w:val="28"/>
          <w:szCs w:val="28"/>
        </w:rPr>
      </w:pPr>
    </w:p>
    <w:p w14:paraId="35EC1949" w14:textId="77777777" w:rsidR="00B700DA" w:rsidRDefault="00B700DA">
      <w:pPr>
        <w:widowControl/>
        <w:jc w:val="left"/>
        <w:rPr>
          <w:rFonts w:asciiTheme="majorEastAsia" w:eastAsiaTheme="majorEastAsia" w:hAnsiTheme="majorEastAsia" w:cstheme="majorBidi"/>
          <w:sz w:val="28"/>
          <w:szCs w:val="28"/>
        </w:rPr>
      </w:pPr>
    </w:p>
    <w:p w14:paraId="3D92D1DF" w14:textId="77777777" w:rsidR="00B700DA" w:rsidRDefault="00B700DA">
      <w:pPr>
        <w:widowControl/>
        <w:jc w:val="left"/>
        <w:rPr>
          <w:rFonts w:asciiTheme="majorEastAsia" w:eastAsiaTheme="majorEastAsia" w:hAnsiTheme="majorEastAsia" w:cstheme="majorBidi"/>
          <w:sz w:val="28"/>
          <w:szCs w:val="28"/>
        </w:rPr>
      </w:pPr>
    </w:p>
    <w:p w14:paraId="448A355F" w14:textId="77777777" w:rsidR="00B700DA" w:rsidRDefault="00B700DA">
      <w:pPr>
        <w:widowControl/>
        <w:jc w:val="left"/>
        <w:rPr>
          <w:rFonts w:asciiTheme="majorEastAsia" w:eastAsiaTheme="majorEastAsia" w:hAnsiTheme="majorEastAsia" w:cstheme="majorBidi"/>
          <w:sz w:val="28"/>
          <w:szCs w:val="28"/>
        </w:rPr>
      </w:pPr>
    </w:p>
    <w:p w14:paraId="052E63CB" w14:textId="77777777" w:rsidR="00B700DA" w:rsidRDefault="00B700DA">
      <w:pPr>
        <w:widowControl/>
        <w:jc w:val="left"/>
        <w:rPr>
          <w:rFonts w:asciiTheme="majorEastAsia" w:eastAsiaTheme="majorEastAsia" w:hAnsiTheme="majorEastAsia" w:cstheme="majorBidi"/>
          <w:sz w:val="28"/>
          <w:szCs w:val="28"/>
        </w:rPr>
      </w:pPr>
    </w:p>
    <w:p w14:paraId="5FB713E6" w14:textId="77777777" w:rsidR="00B700DA" w:rsidRDefault="00B700DA">
      <w:pPr>
        <w:widowControl/>
        <w:jc w:val="left"/>
        <w:rPr>
          <w:rFonts w:asciiTheme="majorEastAsia" w:eastAsiaTheme="majorEastAsia" w:hAnsiTheme="majorEastAsia" w:cstheme="majorBidi"/>
          <w:sz w:val="28"/>
          <w:szCs w:val="28"/>
        </w:rPr>
      </w:pPr>
    </w:p>
    <w:p w14:paraId="0D833E64" w14:textId="77777777" w:rsidR="00B700DA" w:rsidRDefault="00B700DA">
      <w:pPr>
        <w:widowControl/>
        <w:jc w:val="left"/>
        <w:rPr>
          <w:rFonts w:asciiTheme="majorEastAsia" w:eastAsiaTheme="majorEastAsia" w:hAnsiTheme="majorEastAsia" w:cstheme="majorBidi"/>
          <w:sz w:val="28"/>
          <w:szCs w:val="28"/>
        </w:rPr>
      </w:pPr>
    </w:p>
    <w:p w14:paraId="7EFD4203" w14:textId="77777777" w:rsidR="00B700DA" w:rsidRDefault="00B700DA">
      <w:pPr>
        <w:widowControl/>
        <w:jc w:val="left"/>
        <w:rPr>
          <w:rFonts w:asciiTheme="majorEastAsia" w:eastAsiaTheme="majorEastAsia" w:hAnsiTheme="majorEastAsia" w:cstheme="majorBidi"/>
          <w:sz w:val="28"/>
          <w:szCs w:val="28"/>
        </w:rPr>
      </w:pPr>
    </w:p>
    <w:p w14:paraId="54DA7C6D" w14:textId="77777777" w:rsidR="00B700DA" w:rsidRDefault="00B700DA">
      <w:pPr>
        <w:widowControl/>
        <w:jc w:val="left"/>
        <w:rPr>
          <w:rFonts w:asciiTheme="majorEastAsia" w:eastAsiaTheme="majorEastAsia" w:hAnsiTheme="majorEastAsia" w:cstheme="majorBidi"/>
          <w:sz w:val="28"/>
          <w:szCs w:val="28"/>
        </w:rPr>
      </w:pPr>
    </w:p>
    <w:p w14:paraId="5CE44DDE" w14:textId="77777777" w:rsidR="00B700DA" w:rsidRDefault="00B700DA">
      <w:pPr>
        <w:widowControl/>
        <w:jc w:val="left"/>
        <w:rPr>
          <w:rFonts w:asciiTheme="majorEastAsia" w:eastAsiaTheme="majorEastAsia" w:hAnsiTheme="majorEastAsia" w:cstheme="majorBidi"/>
          <w:sz w:val="28"/>
          <w:szCs w:val="28"/>
        </w:rPr>
      </w:pPr>
    </w:p>
    <w:p w14:paraId="3D8C298C" w14:textId="77777777" w:rsidR="00B700DA" w:rsidRDefault="00B700DA">
      <w:pPr>
        <w:widowControl/>
        <w:jc w:val="left"/>
        <w:rPr>
          <w:rFonts w:asciiTheme="majorEastAsia" w:eastAsiaTheme="majorEastAsia" w:hAnsiTheme="majorEastAsia" w:cstheme="majorBidi"/>
          <w:sz w:val="28"/>
          <w:szCs w:val="28"/>
        </w:rPr>
      </w:pPr>
    </w:p>
    <w:p w14:paraId="4522A8EA" w14:textId="77777777" w:rsidR="00B700DA" w:rsidRDefault="00B700DA">
      <w:pPr>
        <w:widowControl/>
        <w:jc w:val="left"/>
        <w:rPr>
          <w:rFonts w:asciiTheme="majorEastAsia" w:eastAsiaTheme="majorEastAsia" w:hAnsiTheme="majorEastAsia" w:cstheme="majorBidi"/>
          <w:sz w:val="28"/>
          <w:szCs w:val="28"/>
        </w:rPr>
      </w:pPr>
    </w:p>
    <w:p w14:paraId="5DB6F6AB" w14:textId="77777777" w:rsidR="00B700DA" w:rsidRDefault="00B700DA">
      <w:pPr>
        <w:widowControl/>
        <w:jc w:val="left"/>
        <w:rPr>
          <w:rFonts w:asciiTheme="majorEastAsia" w:eastAsiaTheme="majorEastAsia" w:hAnsiTheme="majorEastAsia" w:cstheme="majorBidi"/>
          <w:sz w:val="28"/>
          <w:szCs w:val="28"/>
        </w:rPr>
      </w:pPr>
    </w:p>
    <w:p w14:paraId="4F21D9E8" w14:textId="77777777" w:rsidR="00B700DA" w:rsidRDefault="00B700DA">
      <w:pPr>
        <w:widowControl/>
        <w:jc w:val="left"/>
        <w:rPr>
          <w:rFonts w:asciiTheme="majorEastAsia" w:eastAsiaTheme="majorEastAsia" w:hAnsiTheme="majorEastAsia" w:cstheme="majorBidi"/>
          <w:sz w:val="28"/>
          <w:szCs w:val="28"/>
        </w:rPr>
      </w:pPr>
    </w:p>
    <w:p w14:paraId="60B186AD" w14:textId="77777777" w:rsidR="00B700DA" w:rsidRDefault="00B700DA">
      <w:pPr>
        <w:widowControl/>
        <w:jc w:val="left"/>
        <w:rPr>
          <w:rFonts w:asciiTheme="majorEastAsia" w:eastAsiaTheme="majorEastAsia" w:hAnsiTheme="majorEastAsia" w:cstheme="majorBidi"/>
          <w:sz w:val="28"/>
          <w:szCs w:val="28"/>
        </w:rPr>
      </w:pPr>
    </w:p>
    <w:p w14:paraId="15887C2F" w14:textId="77777777" w:rsidR="00B700DA" w:rsidRDefault="00B700DA">
      <w:pPr>
        <w:widowControl/>
        <w:jc w:val="left"/>
        <w:rPr>
          <w:rFonts w:asciiTheme="majorEastAsia" w:eastAsiaTheme="majorEastAsia" w:hAnsiTheme="majorEastAsia" w:cstheme="majorBidi"/>
          <w:sz w:val="28"/>
          <w:szCs w:val="28"/>
        </w:rPr>
      </w:pPr>
    </w:p>
    <w:p w14:paraId="3010C8AE" w14:textId="77777777" w:rsidR="00B700DA" w:rsidRDefault="00B700DA">
      <w:pPr>
        <w:widowControl/>
        <w:jc w:val="left"/>
        <w:rPr>
          <w:rFonts w:asciiTheme="majorEastAsia" w:eastAsiaTheme="majorEastAsia" w:hAnsiTheme="majorEastAsia" w:cstheme="majorBidi"/>
          <w:sz w:val="28"/>
          <w:szCs w:val="28"/>
        </w:rPr>
      </w:pPr>
    </w:p>
    <w:p w14:paraId="0EEF7822" w14:textId="77777777" w:rsidR="00B700DA" w:rsidRDefault="00B700DA">
      <w:pPr>
        <w:widowControl/>
        <w:jc w:val="left"/>
        <w:rPr>
          <w:rFonts w:asciiTheme="majorEastAsia" w:eastAsiaTheme="majorEastAsia" w:hAnsiTheme="majorEastAsia" w:cstheme="majorBidi"/>
          <w:sz w:val="28"/>
          <w:szCs w:val="28"/>
        </w:rPr>
      </w:pPr>
    </w:p>
    <w:p w14:paraId="13E05751" w14:textId="77777777" w:rsidR="00B700DA" w:rsidRDefault="00B700DA">
      <w:pPr>
        <w:widowControl/>
        <w:jc w:val="left"/>
        <w:rPr>
          <w:rFonts w:asciiTheme="majorEastAsia" w:eastAsiaTheme="majorEastAsia" w:hAnsiTheme="majorEastAsia" w:cstheme="majorBidi"/>
          <w:sz w:val="28"/>
          <w:szCs w:val="28"/>
        </w:rPr>
      </w:pPr>
    </w:p>
    <w:p w14:paraId="2082834A" w14:textId="77777777" w:rsidR="00B700DA" w:rsidRDefault="00B700DA">
      <w:pPr>
        <w:widowControl/>
        <w:jc w:val="left"/>
        <w:rPr>
          <w:rFonts w:asciiTheme="majorEastAsia" w:eastAsiaTheme="majorEastAsia" w:hAnsiTheme="majorEastAsia" w:cstheme="majorBidi"/>
          <w:sz w:val="28"/>
          <w:szCs w:val="28"/>
        </w:rPr>
      </w:pPr>
    </w:p>
    <w:p w14:paraId="49F35E96" w14:textId="77777777" w:rsidR="00B700DA" w:rsidRDefault="00B700DA">
      <w:pPr>
        <w:widowControl/>
        <w:jc w:val="left"/>
        <w:rPr>
          <w:rFonts w:asciiTheme="majorEastAsia" w:eastAsiaTheme="majorEastAsia" w:hAnsiTheme="majorEastAsia" w:cstheme="majorBidi"/>
          <w:sz w:val="28"/>
          <w:szCs w:val="28"/>
        </w:rPr>
      </w:pPr>
    </w:p>
    <w:p w14:paraId="18807CE2" w14:textId="77777777" w:rsidR="00B700DA" w:rsidRDefault="00B700DA">
      <w:pPr>
        <w:widowControl/>
        <w:jc w:val="left"/>
        <w:rPr>
          <w:rFonts w:asciiTheme="majorEastAsia" w:eastAsiaTheme="majorEastAsia" w:hAnsiTheme="majorEastAsia" w:cstheme="majorBidi"/>
          <w:sz w:val="28"/>
          <w:szCs w:val="28"/>
        </w:rPr>
      </w:pPr>
    </w:p>
    <w:p w14:paraId="14439C28" w14:textId="77777777" w:rsidR="00B700DA" w:rsidRDefault="00B700DA">
      <w:pPr>
        <w:widowControl/>
        <w:jc w:val="left"/>
        <w:rPr>
          <w:rFonts w:asciiTheme="majorEastAsia" w:eastAsiaTheme="majorEastAsia" w:hAnsiTheme="majorEastAsia" w:cstheme="majorBidi"/>
          <w:sz w:val="28"/>
          <w:szCs w:val="28"/>
        </w:rPr>
      </w:pPr>
    </w:p>
    <w:p w14:paraId="00CA6AE6" w14:textId="77777777" w:rsidR="00B700DA" w:rsidRDefault="00B700DA">
      <w:pPr>
        <w:widowControl/>
        <w:jc w:val="left"/>
        <w:rPr>
          <w:rFonts w:asciiTheme="majorEastAsia" w:eastAsiaTheme="majorEastAsia" w:hAnsiTheme="majorEastAsia" w:cstheme="majorBidi"/>
          <w:sz w:val="28"/>
          <w:szCs w:val="28"/>
        </w:rPr>
      </w:pPr>
    </w:p>
    <w:p w14:paraId="7073AE27" w14:textId="77777777" w:rsidR="00B700DA" w:rsidRDefault="00B700DA">
      <w:pPr>
        <w:widowControl/>
        <w:jc w:val="left"/>
        <w:rPr>
          <w:rFonts w:asciiTheme="majorEastAsia" w:eastAsiaTheme="majorEastAsia" w:hAnsiTheme="majorEastAsia" w:cstheme="majorBidi"/>
          <w:sz w:val="28"/>
          <w:szCs w:val="28"/>
        </w:rPr>
      </w:pPr>
    </w:p>
    <w:p w14:paraId="20ECFBA4" w14:textId="77777777" w:rsidR="00B700DA" w:rsidRDefault="00B700DA">
      <w:pPr>
        <w:widowControl/>
        <w:jc w:val="left"/>
        <w:rPr>
          <w:rFonts w:asciiTheme="majorEastAsia" w:eastAsiaTheme="majorEastAsia" w:hAnsiTheme="majorEastAsia" w:cstheme="majorBidi"/>
          <w:sz w:val="28"/>
          <w:szCs w:val="28"/>
        </w:rPr>
      </w:pPr>
    </w:p>
    <w:p w14:paraId="3E7E9021" w14:textId="77777777" w:rsidR="00AE66F3" w:rsidRDefault="003C3CEC" w:rsidP="00AE66F3">
      <w:pPr>
        <w:widowControl/>
        <w:jc w:val="left"/>
        <w:rPr>
          <w:rFonts w:asciiTheme="majorEastAsia" w:hAnsiTheme="majorEastAsia"/>
        </w:rPr>
      </w:pPr>
      <w:r>
        <w:rPr>
          <w:rFonts w:asciiTheme="majorEastAsia" w:hAnsiTheme="majorEastAsia" w:hint="eastAsia"/>
          <w:noProof/>
        </w:rPr>
        <w:lastRenderedPageBreak/>
        <w:drawing>
          <wp:anchor distT="0" distB="0" distL="114300" distR="114300" simplePos="0" relativeHeight="251662336" behindDoc="0" locked="0" layoutInCell="1" allowOverlap="1" wp14:anchorId="375C491B" wp14:editId="6A6D519F">
            <wp:simplePos x="0" y="0"/>
            <wp:positionH relativeFrom="column">
              <wp:posOffset>-175869</wp:posOffset>
            </wp:positionH>
            <wp:positionV relativeFrom="paragraph">
              <wp:posOffset>208402</wp:posOffset>
            </wp:positionV>
            <wp:extent cx="5757781" cy="7072008"/>
            <wp:effectExtent l="19050" t="0" r="0" b="0"/>
            <wp:wrapNone/>
            <wp:docPr id="1" name="図 0" descr="一般会員ユースケース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般会員ユースケース図.png"/>
                    <pic:cNvPicPr/>
                  </pic:nvPicPr>
                  <pic:blipFill>
                    <a:blip r:embed="rId12"/>
                    <a:stretch>
                      <a:fillRect/>
                    </a:stretch>
                  </pic:blipFill>
                  <pic:spPr>
                    <a:xfrm>
                      <a:off x="0" y="0"/>
                      <a:ext cx="5757704" cy="7071913"/>
                    </a:xfrm>
                    <a:prstGeom prst="rect">
                      <a:avLst/>
                    </a:prstGeom>
                  </pic:spPr>
                </pic:pic>
              </a:graphicData>
            </a:graphic>
          </wp:anchor>
        </w:drawing>
      </w:r>
      <w:r w:rsidR="00AE66F3">
        <w:rPr>
          <w:rFonts w:asciiTheme="majorEastAsia" w:hAnsiTheme="majorEastAsia" w:hint="eastAsia"/>
        </w:rPr>
        <w:t>一般会員ユースケース図</w:t>
      </w:r>
    </w:p>
    <w:p w14:paraId="186C1BC1" w14:textId="77777777" w:rsidR="00B700DA" w:rsidRPr="003C3CEC" w:rsidRDefault="00B700DA">
      <w:pPr>
        <w:widowControl/>
        <w:jc w:val="left"/>
        <w:rPr>
          <w:rFonts w:asciiTheme="majorEastAsia" w:eastAsiaTheme="majorEastAsia" w:hAnsiTheme="majorEastAsia" w:cstheme="majorBidi"/>
          <w:sz w:val="28"/>
          <w:szCs w:val="28"/>
        </w:rPr>
      </w:pPr>
    </w:p>
    <w:p w14:paraId="067185D2" w14:textId="77777777" w:rsidR="00B700DA" w:rsidRDefault="00B700DA">
      <w:pPr>
        <w:widowControl/>
        <w:jc w:val="left"/>
        <w:rPr>
          <w:rFonts w:asciiTheme="majorEastAsia" w:eastAsiaTheme="majorEastAsia" w:hAnsiTheme="majorEastAsia" w:cstheme="majorBidi"/>
          <w:sz w:val="28"/>
          <w:szCs w:val="28"/>
        </w:rPr>
      </w:pPr>
    </w:p>
    <w:p w14:paraId="4C278070" w14:textId="77777777" w:rsidR="00B700DA" w:rsidRPr="00AE66F3" w:rsidRDefault="00B700DA">
      <w:pPr>
        <w:widowControl/>
        <w:jc w:val="left"/>
        <w:rPr>
          <w:rFonts w:asciiTheme="majorEastAsia" w:eastAsiaTheme="majorEastAsia" w:hAnsiTheme="majorEastAsia" w:cstheme="majorBidi"/>
          <w:sz w:val="28"/>
          <w:szCs w:val="28"/>
        </w:rPr>
      </w:pPr>
    </w:p>
    <w:p w14:paraId="2277168A" w14:textId="77777777" w:rsidR="00AE66F3" w:rsidRDefault="00AE66F3">
      <w:pPr>
        <w:widowControl/>
        <w:jc w:val="left"/>
        <w:rPr>
          <w:rFonts w:asciiTheme="majorEastAsia" w:eastAsiaTheme="majorEastAsia" w:hAnsiTheme="majorEastAsia" w:cstheme="majorBidi"/>
          <w:sz w:val="28"/>
          <w:szCs w:val="28"/>
        </w:rPr>
      </w:pPr>
    </w:p>
    <w:p w14:paraId="4DA87B68" w14:textId="77777777" w:rsidR="00AE66F3" w:rsidRDefault="00AE66F3">
      <w:pPr>
        <w:widowControl/>
        <w:jc w:val="left"/>
        <w:rPr>
          <w:rFonts w:asciiTheme="majorEastAsia" w:eastAsiaTheme="majorEastAsia" w:hAnsiTheme="majorEastAsia" w:cstheme="majorBidi"/>
          <w:sz w:val="28"/>
          <w:szCs w:val="28"/>
        </w:rPr>
      </w:pPr>
    </w:p>
    <w:p w14:paraId="5393255D" w14:textId="77777777" w:rsidR="00AE66F3" w:rsidRDefault="00AE66F3">
      <w:pPr>
        <w:widowControl/>
        <w:jc w:val="left"/>
        <w:rPr>
          <w:rFonts w:asciiTheme="majorEastAsia" w:eastAsiaTheme="majorEastAsia" w:hAnsiTheme="majorEastAsia" w:cstheme="majorBidi"/>
          <w:sz w:val="28"/>
          <w:szCs w:val="28"/>
        </w:rPr>
      </w:pPr>
    </w:p>
    <w:p w14:paraId="4F0D3FCB" w14:textId="77777777" w:rsidR="00AE66F3" w:rsidRDefault="00AE66F3">
      <w:pPr>
        <w:widowControl/>
        <w:jc w:val="left"/>
        <w:rPr>
          <w:rFonts w:asciiTheme="majorEastAsia" w:eastAsiaTheme="majorEastAsia" w:hAnsiTheme="majorEastAsia" w:cstheme="majorBidi"/>
          <w:sz w:val="28"/>
          <w:szCs w:val="28"/>
        </w:rPr>
      </w:pPr>
    </w:p>
    <w:p w14:paraId="4A5534E0" w14:textId="77777777" w:rsidR="00AE66F3" w:rsidRDefault="00AE66F3">
      <w:pPr>
        <w:widowControl/>
        <w:jc w:val="left"/>
        <w:rPr>
          <w:rFonts w:asciiTheme="majorEastAsia" w:eastAsiaTheme="majorEastAsia" w:hAnsiTheme="majorEastAsia" w:cstheme="majorBidi"/>
          <w:sz w:val="28"/>
          <w:szCs w:val="28"/>
        </w:rPr>
      </w:pPr>
    </w:p>
    <w:p w14:paraId="41DA3EF4" w14:textId="77777777" w:rsidR="00AE66F3" w:rsidRDefault="00AE66F3">
      <w:pPr>
        <w:widowControl/>
        <w:jc w:val="left"/>
        <w:rPr>
          <w:rFonts w:asciiTheme="majorEastAsia" w:eastAsiaTheme="majorEastAsia" w:hAnsiTheme="majorEastAsia" w:cstheme="majorBidi"/>
          <w:sz w:val="28"/>
          <w:szCs w:val="28"/>
        </w:rPr>
      </w:pPr>
    </w:p>
    <w:p w14:paraId="6CADFEB7" w14:textId="77777777" w:rsidR="00AE66F3" w:rsidRDefault="00AE66F3">
      <w:pPr>
        <w:widowControl/>
        <w:jc w:val="left"/>
        <w:rPr>
          <w:rFonts w:asciiTheme="majorEastAsia" w:eastAsiaTheme="majorEastAsia" w:hAnsiTheme="majorEastAsia" w:cstheme="majorBidi"/>
          <w:sz w:val="28"/>
          <w:szCs w:val="28"/>
        </w:rPr>
      </w:pPr>
    </w:p>
    <w:p w14:paraId="6A1197C8" w14:textId="77777777" w:rsidR="00AE66F3" w:rsidRDefault="00AE66F3">
      <w:pPr>
        <w:widowControl/>
        <w:jc w:val="left"/>
        <w:rPr>
          <w:rFonts w:asciiTheme="majorEastAsia" w:eastAsiaTheme="majorEastAsia" w:hAnsiTheme="majorEastAsia" w:cstheme="majorBidi"/>
          <w:sz w:val="28"/>
          <w:szCs w:val="28"/>
        </w:rPr>
      </w:pPr>
    </w:p>
    <w:p w14:paraId="3FF8C3AD" w14:textId="77777777" w:rsidR="00AE66F3" w:rsidRDefault="00AE66F3">
      <w:pPr>
        <w:widowControl/>
        <w:jc w:val="left"/>
        <w:rPr>
          <w:rFonts w:asciiTheme="majorEastAsia" w:eastAsiaTheme="majorEastAsia" w:hAnsiTheme="majorEastAsia" w:cstheme="majorBidi"/>
          <w:sz w:val="28"/>
          <w:szCs w:val="28"/>
        </w:rPr>
      </w:pPr>
    </w:p>
    <w:p w14:paraId="45778C87" w14:textId="77777777" w:rsidR="00AE66F3" w:rsidRDefault="00AE66F3">
      <w:pPr>
        <w:widowControl/>
        <w:jc w:val="left"/>
        <w:rPr>
          <w:rFonts w:asciiTheme="majorEastAsia" w:eastAsiaTheme="majorEastAsia" w:hAnsiTheme="majorEastAsia" w:cstheme="majorBidi"/>
          <w:sz w:val="28"/>
          <w:szCs w:val="28"/>
        </w:rPr>
      </w:pPr>
    </w:p>
    <w:p w14:paraId="1656F83A" w14:textId="77777777" w:rsidR="00AE66F3" w:rsidRDefault="00AE66F3">
      <w:pPr>
        <w:widowControl/>
        <w:jc w:val="left"/>
        <w:rPr>
          <w:rFonts w:asciiTheme="majorEastAsia" w:eastAsiaTheme="majorEastAsia" w:hAnsiTheme="majorEastAsia" w:cstheme="majorBidi"/>
          <w:sz w:val="28"/>
          <w:szCs w:val="28"/>
        </w:rPr>
      </w:pPr>
    </w:p>
    <w:p w14:paraId="217D931A" w14:textId="77777777" w:rsidR="00AE66F3" w:rsidRDefault="00AE66F3">
      <w:pPr>
        <w:widowControl/>
        <w:jc w:val="left"/>
        <w:rPr>
          <w:rFonts w:asciiTheme="majorEastAsia" w:eastAsiaTheme="majorEastAsia" w:hAnsiTheme="majorEastAsia" w:cstheme="majorBidi"/>
          <w:sz w:val="28"/>
          <w:szCs w:val="28"/>
        </w:rPr>
      </w:pPr>
    </w:p>
    <w:p w14:paraId="6981119A" w14:textId="77777777" w:rsidR="00AE66F3" w:rsidRDefault="00AE66F3">
      <w:pPr>
        <w:widowControl/>
        <w:jc w:val="left"/>
        <w:rPr>
          <w:rFonts w:asciiTheme="majorEastAsia" w:eastAsiaTheme="majorEastAsia" w:hAnsiTheme="majorEastAsia" w:cstheme="majorBidi"/>
          <w:sz w:val="28"/>
          <w:szCs w:val="28"/>
        </w:rPr>
      </w:pPr>
    </w:p>
    <w:p w14:paraId="178D33E3" w14:textId="77777777" w:rsidR="00AE66F3" w:rsidRDefault="00AE66F3">
      <w:pPr>
        <w:widowControl/>
        <w:jc w:val="left"/>
        <w:rPr>
          <w:rFonts w:asciiTheme="majorEastAsia" w:eastAsiaTheme="majorEastAsia" w:hAnsiTheme="majorEastAsia" w:cstheme="majorBidi"/>
          <w:sz w:val="28"/>
          <w:szCs w:val="28"/>
        </w:rPr>
      </w:pPr>
    </w:p>
    <w:p w14:paraId="1F0C575F" w14:textId="77777777" w:rsidR="00AE66F3" w:rsidRDefault="00AE66F3">
      <w:pPr>
        <w:widowControl/>
        <w:jc w:val="left"/>
        <w:rPr>
          <w:rFonts w:asciiTheme="majorEastAsia" w:eastAsiaTheme="majorEastAsia" w:hAnsiTheme="majorEastAsia" w:cstheme="majorBidi"/>
          <w:sz w:val="28"/>
          <w:szCs w:val="28"/>
        </w:rPr>
      </w:pPr>
    </w:p>
    <w:p w14:paraId="37808B10" w14:textId="77777777" w:rsidR="00AE66F3" w:rsidRDefault="00AE66F3">
      <w:pPr>
        <w:widowControl/>
        <w:jc w:val="left"/>
        <w:rPr>
          <w:rFonts w:asciiTheme="majorEastAsia" w:eastAsiaTheme="majorEastAsia" w:hAnsiTheme="majorEastAsia" w:cstheme="majorBidi"/>
          <w:sz w:val="28"/>
          <w:szCs w:val="28"/>
        </w:rPr>
      </w:pPr>
    </w:p>
    <w:p w14:paraId="5963BD74" w14:textId="77777777" w:rsidR="00AE66F3" w:rsidRDefault="00AE66F3">
      <w:pPr>
        <w:widowControl/>
        <w:jc w:val="left"/>
        <w:rPr>
          <w:rFonts w:asciiTheme="majorEastAsia" w:eastAsiaTheme="majorEastAsia" w:hAnsiTheme="majorEastAsia" w:cstheme="majorBidi"/>
          <w:sz w:val="28"/>
          <w:szCs w:val="28"/>
        </w:rPr>
      </w:pPr>
    </w:p>
    <w:p w14:paraId="6267E068" w14:textId="77777777" w:rsidR="00AE66F3" w:rsidRDefault="00AE66F3">
      <w:pPr>
        <w:widowControl/>
        <w:jc w:val="left"/>
        <w:rPr>
          <w:rFonts w:asciiTheme="majorEastAsia" w:eastAsiaTheme="majorEastAsia" w:hAnsiTheme="majorEastAsia" w:cstheme="majorBidi"/>
          <w:sz w:val="28"/>
          <w:szCs w:val="28"/>
        </w:rPr>
      </w:pPr>
    </w:p>
    <w:p w14:paraId="4618EABF" w14:textId="77777777" w:rsidR="00AE66F3" w:rsidRDefault="00AE66F3">
      <w:pPr>
        <w:widowControl/>
        <w:jc w:val="left"/>
        <w:rPr>
          <w:rFonts w:asciiTheme="majorEastAsia" w:eastAsiaTheme="majorEastAsia" w:hAnsiTheme="majorEastAsia" w:cstheme="majorBidi"/>
          <w:sz w:val="28"/>
          <w:szCs w:val="28"/>
        </w:rPr>
      </w:pPr>
    </w:p>
    <w:p w14:paraId="44F2699E" w14:textId="77777777" w:rsidR="00AE66F3" w:rsidRDefault="00AE66F3">
      <w:pPr>
        <w:widowControl/>
        <w:jc w:val="left"/>
        <w:rPr>
          <w:rFonts w:asciiTheme="majorEastAsia" w:eastAsiaTheme="majorEastAsia" w:hAnsiTheme="majorEastAsia" w:cstheme="majorBidi"/>
          <w:sz w:val="28"/>
          <w:szCs w:val="28"/>
        </w:rPr>
      </w:pPr>
    </w:p>
    <w:p w14:paraId="22CAB023" w14:textId="77777777" w:rsidR="00AE66F3" w:rsidRDefault="00AE66F3">
      <w:pPr>
        <w:widowControl/>
        <w:jc w:val="left"/>
        <w:rPr>
          <w:rFonts w:asciiTheme="majorEastAsia" w:eastAsiaTheme="majorEastAsia" w:hAnsiTheme="majorEastAsia" w:cstheme="majorBidi"/>
          <w:sz w:val="28"/>
          <w:szCs w:val="28"/>
        </w:rPr>
      </w:pPr>
    </w:p>
    <w:p w14:paraId="54D3EB1B" w14:textId="77777777" w:rsidR="00AE66F3" w:rsidRDefault="00AE66F3">
      <w:pPr>
        <w:widowControl/>
        <w:jc w:val="left"/>
        <w:rPr>
          <w:rFonts w:asciiTheme="majorEastAsia" w:eastAsiaTheme="majorEastAsia" w:hAnsiTheme="majorEastAsia" w:cstheme="majorBidi"/>
          <w:sz w:val="28"/>
          <w:szCs w:val="28"/>
        </w:rPr>
      </w:pPr>
    </w:p>
    <w:p w14:paraId="60EF5415" w14:textId="77777777" w:rsidR="00AE66F3" w:rsidRDefault="00AE66F3">
      <w:pPr>
        <w:widowControl/>
        <w:jc w:val="left"/>
        <w:rPr>
          <w:rFonts w:asciiTheme="majorEastAsia" w:eastAsiaTheme="majorEastAsia" w:hAnsiTheme="majorEastAsia" w:cstheme="majorBidi"/>
          <w:sz w:val="28"/>
          <w:szCs w:val="28"/>
        </w:rPr>
      </w:pPr>
    </w:p>
    <w:p w14:paraId="58798B56" w14:textId="77777777" w:rsidR="00AE66F3" w:rsidRDefault="00AE66F3">
      <w:pPr>
        <w:widowControl/>
        <w:jc w:val="left"/>
        <w:rPr>
          <w:rFonts w:asciiTheme="majorEastAsia" w:eastAsiaTheme="majorEastAsia" w:hAnsiTheme="majorEastAsia" w:cstheme="majorBidi"/>
          <w:sz w:val="28"/>
          <w:szCs w:val="28"/>
        </w:rPr>
      </w:pPr>
    </w:p>
    <w:p w14:paraId="49E336B0" w14:textId="77777777" w:rsidR="00AE66F3" w:rsidRDefault="00AE66F3">
      <w:pPr>
        <w:widowControl/>
        <w:jc w:val="left"/>
        <w:rPr>
          <w:rFonts w:asciiTheme="majorEastAsia" w:eastAsiaTheme="majorEastAsia" w:hAnsiTheme="majorEastAsia" w:cstheme="majorBidi"/>
          <w:sz w:val="28"/>
          <w:szCs w:val="28"/>
        </w:rPr>
      </w:pPr>
    </w:p>
    <w:p w14:paraId="2CB5CC9D" w14:textId="77777777" w:rsidR="00AE66F3" w:rsidRDefault="00AE66F3">
      <w:pPr>
        <w:widowControl/>
        <w:jc w:val="left"/>
        <w:rPr>
          <w:rFonts w:asciiTheme="majorEastAsia" w:eastAsiaTheme="majorEastAsia" w:hAnsiTheme="majorEastAsia" w:cstheme="majorBidi"/>
          <w:sz w:val="28"/>
          <w:szCs w:val="28"/>
        </w:rPr>
      </w:pPr>
    </w:p>
    <w:p w14:paraId="5577723C" w14:textId="77777777" w:rsidR="00AE66F3" w:rsidRDefault="00AE66F3">
      <w:pPr>
        <w:widowControl/>
        <w:jc w:val="left"/>
        <w:rPr>
          <w:rFonts w:asciiTheme="majorEastAsia" w:eastAsiaTheme="majorEastAsia" w:hAnsiTheme="majorEastAsia" w:cstheme="majorBidi"/>
          <w:sz w:val="28"/>
          <w:szCs w:val="28"/>
        </w:rPr>
      </w:pPr>
    </w:p>
    <w:p w14:paraId="62664169" w14:textId="77777777" w:rsidR="00AE66F3" w:rsidRDefault="00AE66F3">
      <w:pPr>
        <w:widowControl/>
        <w:jc w:val="left"/>
        <w:rPr>
          <w:rFonts w:asciiTheme="majorEastAsia" w:eastAsiaTheme="majorEastAsia" w:hAnsiTheme="majorEastAsia" w:cstheme="majorBidi"/>
          <w:sz w:val="28"/>
          <w:szCs w:val="28"/>
        </w:rPr>
      </w:pPr>
    </w:p>
    <w:p w14:paraId="07E83C47" w14:textId="77777777" w:rsidR="00AE66F3" w:rsidRPr="00AE66F3" w:rsidRDefault="00AE66F3">
      <w:pPr>
        <w:widowControl/>
        <w:jc w:val="left"/>
        <w:rPr>
          <w:rFonts w:asciiTheme="majorEastAsia" w:eastAsiaTheme="majorEastAsia" w:hAnsiTheme="majorEastAsia" w:cstheme="majorBidi"/>
          <w:sz w:val="28"/>
          <w:szCs w:val="28"/>
        </w:rPr>
      </w:pPr>
      <w:r>
        <w:rPr>
          <w:rFonts w:asciiTheme="majorEastAsia" w:hAnsiTheme="majorEastAsia" w:hint="eastAsia"/>
        </w:rPr>
        <w:lastRenderedPageBreak/>
        <w:t>管理者ユースケース図</w:t>
      </w:r>
    </w:p>
    <w:p w14:paraId="735D2F2E" w14:textId="77777777" w:rsidR="00AE66F3" w:rsidRDefault="003C3CEC">
      <w:pPr>
        <w:widowControl/>
        <w:jc w:val="left"/>
        <w:rPr>
          <w:rFonts w:asciiTheme="majorEastAsia" w:eastAsiaTheme="majorEastAsia" w:hAnsiTheme="majorEastAsia" w:cstheme="majorBidi"/>
          <w:sz w:val="28"/>
          <w:szCs w:val="28"/>
        </w:rPr>
      </w:pPr>
      <w:r>
        <w:rPr>
          <w:rFonts w:asciiTheme="majorEastAsia" w:eastAsiaTheme="majorEastAsia" w:hAnsiTheme="majorEastAsia" w:cstheme="majorBidi"/>
          <w:noProof/>
          <w:sz w:val="28"/>
          <w:szCs w:val="28"/>
        </w:rPr>
        <w:drawing>
          <wp:anchor distT="0" distB="0" distL="114300" distR="114300" simplePos="0" relativeHeight="251663360" behindDoc="0" locked="0" layoutInCell="1" allowOverlap="1" wp14:anchorId="7EE11F2B" wp14:editId="1D75AFBB">
            <wp:simplePos x="0" y="0"/>
            <wp:positionH relativeFrom="column">
              <wp:posOffset>-205051</wp:posOffset>
            </wp:positionH>
            <wp:positionV relativeFrom="paragraph">
              <wp:posOffset>61406</wp:posOffset>
            </wp:positionV>
            <wp:extent cx="5632720" cy="7818276"/>
            <wp:effectExtent l="19050" t="0" r="6080" b="0"/>
            <wp:wrapNone/>
            <wp:docPr id="2" name="図 1" descr="管理者ユースケース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者ユースケース図.png"/>
                    <pic:cNvPicPr/>
                  </pic:nvPicPr>
                  <pic:blipFill>
                    <a:blip r:embed="rId13"/>
                    <a:stretch>
                      <a:fillRect/>
                    </a:stretch>
                  </pic:blipFill>
                  <pic:spPr>
                    <a:xfrm>
                      <a:off x="0" y="0"/>
                      <a:ext cx="5632720" cy="7818276"/>
                    </a:xfrm>
                    <a:prstGeom prst="rect">
                      <a:avLst/>
                    </a:prstGeom>
                  </pic:spPr>
                </pic:pic>
              </a:graphicData>
            </a:graphic>
          </wp:anchor>
        </w:drawing>
      </w:r>
    </w:p>
    <w:p w14:paraId="58E7EB2D" w14:textId="77777777" w:rsidR="00AE66F3" w:rsidRDefault="00AE66F3">
      <w:pPr>
        <w:widowControl/>
        <w:jc w:val="left"/>
        <w:rPr>
          <w:rFonts w:asciiTheme="majorEastAsia" w:eastAsiaTheme="majorEastAsia" w:hAnsiTheme="majorEastAsia" w:cstheme="majorBidi"/>
          <w:sz w:val="28"/>
          <w:szCs w:val="28"/>
        </w:rPr>
      </w:pPr>
    </w:p>
    <w:p w14:paraId="5435F3BD" w14:textId="77777777" w:rsidR="00AE66F3" w:rsidRDefault="00AE66F3">
      <w:pPr>
        <w:widowControl/>
        <w:jc w:val="left"/>
        <w:rPr>
          <w:rFonts w:asciiTheme="majorEastAsia" w:eastAsiaTheme="majorEastAsia" w:hAnsiTheme="majorEastAsia" w:cstheme="majorBidi"/>
          <w:sz w:val="28"/>
          <w:szCs w:val="28"/>
        </w:rPr>
      </w:pPr>
    </w:p>
    <w:p w14:paraId="34D4840F" w14:textId="77777777" w:rsidR="00AE66F3" w:rsidRDefault="00AE66F3">
      <w:pPr>
        <w:widowControl/>
        <w:jc w:val="left"/>
        <w:rPr>
          <w:rFonts w:asciiTheme="majorEastAsia" w:eastAsiaTheme="majorEastAsia" w:hAnsiTheme="majorEastAsia" w:cstheme="majorBidi"/>
          <w:sz w:val="28"/>
          <w:szCs w:val="28"/>
        </w:rPr>
      </w:pPr>
    </w:p>
    <w:p w14:paraId="57DB0A97" w14:textId="77777777" w:rsidR="00AE66F3" w:rsidRDefault="00AE66F3">
      <w:pPr>
        <w:widowControl/>
        <w:jc w:val="left"/>
        <w:rPr>
          <w:rFonts w:asciiTheme="majorEastAsia" w:eastAsiaTheme="majorEastAsia" w:hAnsiTheme="majorEastAsia" w:cstheme="majorBidi"/>
          <w:sz w:val="28"/>
          <w:szCs w:val="28"/>
        </w:rPr>
      </w:pPr>
    </w:p>
    <w:p w14:paraId="09322637" w14:textId="77777777" w:rsidR="00AE66F3" w:rsidRDefault="00AE66F3">
      <w:pPr>
        <w:widowControl/>
        <w:jc w:val="left"/>
        <w:rPr>
          <w:rFonts w:asciiTheme="majorEastAsia" w:eastAsiaTheme="majorEastAsia" w:hAnsiTheme="majorEastAsia" w:cstheme="majorBidi"/>
          <w:sz w:val="28"/>
          <w:szCs w:val="28"/>
        </w:rPr>
      </w:pPr>
    </w:p>
    <w:p w14:paraId="63F0B9E9" w14:textId="77777777" w:rsidR="00AE66F3" w:rsidRDefault="00AE66F3">
      <w:pPr>
        <w:widowControl/>
        <w:jc w:val="left"/>
        <w:rPr>
          <w:rFonts w:asciiTheme="majorEastAsia" w:eastAsiaTheme="majorEastAsia" w:hAnsiTheme="majorEastAsia" w:cstheme="majorBidi"/>
          <w:sz w:val="28"/>
          <w:szCs w:val="28"/>
        </w:rPr>
      </w:pPr>
    </w:p>
    <w:p w14:paraId="251906BF" w14:textId="77777777" w:rsidR="00AE66F3" w:rsidRDefault="00AE66F3">
      <w:pPr>
        <w:widowControl/>
        <w:jc w:val="left"/>
        <w:rPr>
          <w:rFonts w:asciiTheme="majorEastAsia" w:eastAsiaTheme="majorEastAsia" w:hAnsiTheme="majorEastAsia" w:cstheme="majorBidi"/>
          <w:sz w:val="28"/>
          <w:szCs w:val="28"/>
        </w:rPr>
      </w:pPr>
    </w:p>
    <w:p w14:paraId="4C24A4D4" w14:textId="77777777" w:rsidR="00AE66F3" w:rsidRDefault="00AE66F3">
      <w:pPr>
        <w:widowControl/>
        <w:jc w:val="left"/>
        <w:rPr>
          <w:rFonts w:asciiTheme="majorEastAsia" w:eastAsiaTheme="majorEastAsia" w:hAnsiTheme="majorEastAsia" w:cstheme="majorBidi"/>
          <w:sz w:val="28"/>
          <w:szCs w:val="28"/>
        </w:rPr>
      </w:pPr>
    </w:p>
    <w:p w14:paraId="34D431E2" w14:textId="77777777" w:rsidR="00AE66F3" w:rsidRDefault="00AE66F3">
      <w:pPr>
        <w:widowControl/>
        <w:jc w:val="left"/>
        <w:rPr>
          <w:rFonts w:asciiTheme="majorEastAsia" w:eastAsiaTheme="majorEastAsia" w:hAnsiTheme="majorEastAsia" w:cstheme="majorBidi"/>
          <w:sz w:val="28"/>
          <w:szCs w:val="28"/>
        </w:rPr>
      </w:pPr>
    </w:p>
    <w:p w14:paraId="4B8A6EE9" w14:textId="77777777" w:rsidR="00AE66F3" w:rsidRDefault="00AE66F3">
      <w:pPr>
        <w:widowControl/>
        <w:jc w:val="left"/>
        <w:rPr>
          <w:rFonts w:asciiTheme="majorEastAsia" w:eastAsiaTheme="majorEastAsia" w:hAnsiTheme="majorEastAsia" w:cstheme="majorBidi"/>
          <w:sz w:val="28"/>
          <w:szCs w:val="28"/>
        </w:rPr>
      </w:pPr>
    </w:p>
    <w:p w14:paraId="18CDC93F" w14:textId="77777777" w:rsidR="00AE66F3" w:rsidRDefault="00AE66F3">
      <w:pPr>
        <w:widowControl/>
        <w:jc w:val="left"/>
        <w:rPr>
          <w:rFonts w:asciiTheme="majorEastAsia" w:eastAsiaTheme="majorEastAsia" w:hAnsiTheme="majorEastAsia" w:cstheme="majorBidi"/>
          <w:sz w:val="28"/>
          <w:szCs w:val="28"/>
        </w:rPr>
      </w:pPr>
    </w:p>
    <w:p w14:paraId="29AE3F3E" w14:textId="77777777" w:rsidR="00AE66F3" w:rsidRDefault="00AE66F3">
      <w:pPr>
        <w:widowControl/>
        <w:jc w:val="left"/>
        <w:rPr>
          <w:rFonts w:asciiTheme="majorEastAsia" w:eastAsiaTheme="majorEastAsia" w:hAnsiTheme="majorEastAsia" w:cstheme="majorBidi"/>
          <w:sz w:val="28"/>
          <w:szCs w:val="28"/>
        </w:rPr>
      </w:pPr>
    </w:p>
    <w:p w14:paraId="1CBD00B2" w14:textId="77777777" w:rsidR="00AE66F3" w:rsidRDefault="00AE66F3">
      <w:pPr>
        <w:widowControl/>
        <w:jc w:val="left"/>
        <w:rPr>
          <w:rFonts w:asciiTheme="majorEastAsia" w:eastAsiaTheme="majorEastAsia" w:hAnsiTheme="majorEastAsia" w:cstheme="majorBidi"/>
          <w:sz w:val="28"/>
          <w:szCs w:val="28"/>
        </w:rPr>
      </w:pPr>
    </w:p>
    <w:p w14:paraId="19D077F8" w14:textId="77777777" w:rsidR="00AE66F3" w:rsidRDefault="00AE66F3">
      <w:pPr>
        <w:widowControl/>
        <w:jc w:val="left"/>
        <w:rPr>
          <w:rFonts w:asciiTheme="majorEastAsia" w:eastAsiaTheme="majorEastAsia" w:hAnsiTheme="majorEastAsia" w:cstheme="majorBidi"/>
          <w:sz w:val="28"/>
          <w:szCs w:val="28"/>
        </w:rPr>
      </w:pPr>
    </w:p>
    <w:p w14:paraId="6D972D9F" w14:textId="77777777" w:rsidR="00AE66F3" w:rsidRDefault="00AE66F3">
      <w:pPr>
        <w:widowControl/>
        <w:jc w:val="left"/>
        <w:rPr>
          <w:rFonts w:asciiTheme="majorEastAsia" w:eastAsiaTheme="majorEastAsia" w:hAnsiTheme="majorEastAsia" w:cstheme="majorBidi"/>
          <w:sz w:val="28"/>
          <w:szCs w:val="28"/>
        </w:rPr>
      </w:pPr>
    </w:p>
    <w:p w14:paraId="5BBE265E" w14:textId="77777777" w:rsidR="00AE66F3" w:rsidRDefault="00AE66F3">
      <w:pPr>
        <w:widowControl/>
        <w:jc w:val="left"/>
        <w:rPr>
          <w:rFonts w:asciiTheme="majorEastAsia" w:eastAsiaTheme="majorEastAsia" w:hAnsiTheme="majorEastAsia" w:cstheme="majorBidi"/>
          <w:sz w:val="28"/>
          <w:szCs w:val="28"/>
        </w:rPr>
      </w:pPr>
    </w:p>
    <w:p w14:paraId="28D2DCDC" w14:textId="77777777" w:rsidR="00AE66F3" w:rsidRDefault="00AE66F3">
      <w:pPr>
        <w:widowControl/>
        <w:jc w:val="left"/>
        <w:rPr>
          <w:rFonts w:asciiTheme="majorEastAsia" w:eastAsiaTheme="majorEastAsia" w:hAnsiTheme="majorEastAsia" w:cstheme="majorBidi"/>
          <w:sz w:val="28"/>
          <w:szCs w:val="28"/>
        </w:rPr>
      </w:pPr>
    </w:p>
    <w:p w14:paraId="3C6FAF4D" w14:textId="77777777" w:rsidR="00AE66F3" w:rsidRDefault="00AE66F3">
      <w:pPr>
        <w:widowControl/>
        <w:jc w:val="left"/>
        <w:rPr>
          <w:rFonts w:asciiTheme="majorEastAsia" w:eastAsiaTheme="majorEastAsia" w:hAnsiTheme="majorEastAsia" w:cstheme="majorBidi"/>
          <w:sz w:val="28"/>
          <w:szCs w:val="28"/>
        </w:rPr>
      </w:pPr>
    </w:p>
    <w:p w14:paraId="23A4EC79" w14:textId="77777777" w:rsidR="00AE66F3" w:rsidRDefault="00AE66F3">
      <w:pPr>
        <w:widowControl/>
        <w:jc w:val="left"/>
        <w:rPr>
          <w:rFonts w:asciiTheme="majorEastAsia" w:eastAsiaTheme="majorEastAsia" w:hAnsiTheme="majorEastAsia" w:cstheme="majorBidi"/>
          <w:sz w:val="28"/>
          <w:szCs w:val="28"/>
        </w:rPr>
      </w:pPr>
    </w:p>
    <w:p w14:paraId="0910AD16" w14:textId="77777777" w:rsidR="00AE66F3" w:rsidRDefault="00AE66F3">
      <w:pPr>
        <w:widowControl/>
        <w:jc w:val="left"/>
        <w:rPr>
          <w:rFonts w:asciiTheme="majorEastAsia" w:eastAsiaTheme="majorEastAsia" w:hAnsiTheme="majorEastAsia" w:cstheme="majorBidi"/>
          <w:sz w:val="28"/>
          <w:szCs w:val="28"/>
        </w:rPr>
      </w:pPr>
    </w:p>
    <w:p w14:paraId="5FCCD146" w14:textId="77777777" w:rsidR="00AE66F3" w:rsidRDefault="00AE66F3">
      <w:pPr>
        <w:widowControl/>
        <w:jc w:val="left"/>
        <w:rPr>
          <w:rFonts w:asciiTheme="majorEastAsia" w:eastAsiaTheme="majorEastAsia" w:hAnsiTheme="majorEastAsia" w:cstheme="majorBidi"/>
          <w:sz w:val="28"/>
          <w:szCs w:val="28"/>
        </w:rPr>
      </w:pPr>
    </w:p>
    <w:p w14:paraId="4F8551AE" w14:textId="77777777" w:rsidR="00AE66F3" w:rsidRDefault="00AE66F3">
      <w:pPr>
        <w:widowControl/>
        <w:jc w:val="left"/>
        <w:rPr>
          <w:rFonts w:asciiTheme="majorEastAsia" w:eastAsiaTheme="majorEastAsia" w:hAnsiTheme="majorEastAsia" w:cstheme="majorBidi"/>
          <w:sz w:val="28"/>
          <w:szCs w:val="28"/>
        </w:rPr>
      </w:pPr>
    </w:p>
    <w:p w14:paraId="489B6597" w14:textId="77777777" w:rsidR="00AE66F3" w:rsidRDefault="00AE66F3">
      <w:pPr>
        <w:widowControl/>
        <w:jc w:val="left"/>
        <w:rPr>
          <w:rFonts w:asciiTheme="majorEastAsia" w:eastAsiaTheme="majorEastAsia" w:hAnsiTheme="majorEastAsia" w:cstheme="majorBidi"/>
          <w:sz w:val="28"/>
          <w:szCs w:val="28"/>
        </w:rPr>
      </w:pPr>
    </w:p>
    <w:p w14:paraId="0C95227B" w14:textId="77777777" w:rsidR="00AE66F3" w:rsidRDefault="00AE66F3">
      <w:pPr>
        <w:widowControl/>
        <w:jc w:val="left"/>
        <w:rPr>
          <w:rFonts w:asciiTheme="majorEastAsia" w:eastAsiaTheme="majorEastAsia" w:hAnsiTheme="majorEastAsia" w:cstheme="majorBidi"/>
          <w:sz w:val="28"/>
          <w:szCs w:val="28"/>
        </w:rPr>
      </w:pPr>
    </w:p>
    <w:p w14:paraId="50588D3E" w14:textId="77777777" w:rsidR="00AE66F3" w:rsidRDefault="00AE66F3">
      <w:pPr>
        <w:widowControl/>
        <w:jc w:val="left"/>
        <w:rPr>
          <w:rFonts w:asciiTheme="majorEastAsia" w:eastAsiaTheme="majorEastAsia" w:hAnsiTheme="majorEastAsia" w:cstheme="majorBidi"/>
          <w:sz w:val="28"/>
          <w:szCs w:val="28"/>
        </w:rPr>
      </w:pPr>
    </w:p>
    <w:p w14:paraId="702F6514" w14:textId="77777777" w:rsidR="00AE66F3" w:rsidRDefault="00AE66F3">
      <w:pPr>
        <w:widowControl/>
        <w:jc w:val="left"/>
        <w:rPr>
          <w:rFonts w:asciiTheme="majorEastAsia" w:eastAsiaTheme="majorEastAsia" w:hAnsiTheme="majorEastAsia" w:cstheme="majorBidi"/>
          <w:sz w:val="28"/>
          <w:szCs w:val="28"/>
        </w:rPr>
      </w:pPr>
    </w:p>
    <w:p w14:paraId="65459D22" w14:textId="77777777" w:rsidR="00AE66F3" w:rsidRDefault="00AE66F3">
      <w:pPr>
        <w:widowControl/>
        <w:jc w:val="left"/>
        <w:rPr>
          <w:rFonts w:asciiTheme="majorEastAsia" w:eastAsiaTheme="majorEastAsia" w:hAnsiTheme="majorEastAsia" w:cstheme="majorBidi"/>
          <w:sz w:val="28"/>
          <w:szCs w:val="28"/>
        </w:rPr>
      </w:pPr>
    </w:p>
    <w:p w14:paraId="3AAA1EB5" w14:textId="77777777" w:rsidR="00AE66F3" w:rsidRDefault="00AE66F3">
      <w:pPr>
        <w:widowControl/>
        <w:jc w:val="left"/>
        <w:rPr>
          <w:rFonts w:asciiTheme="majorEastAsia" w:eastAsiaTheme="majorEastAsia" w:hAnsiTheme="majorEastAsia" w:cstheme="majorBidi"/>
          <w:sz w:val="28"/>
          <w:szCs w:val="28"/>
        </w:rPr>
      </w:pPr>
    </w:p>
    <w:p w14:paraId="2B68DB2C" w14:textId="77777777" w:rsidR="00AE66F3" w:rsidRDefault="00AE66F3">
      <w:pPr>
        <w:widowControl/>
        <w:jc w:val="left"/>
        <w:rPr>
          <w:rFonts w:asciiTheme="majorEastAsia" w:eastAsiaTheme="majorEastAsia" w:hAnsiTheme="majorEastAsia" w:cstheme="majorBidi"/>
          <w:sz w:val="28"/>
          <w:szCs w:val="28"/>
        </w:rPr>
      </w:pPr>
    </w:p>
    <w:p w14:paraId="70AD0385" w14:textId="77777777" w:rsidR="00A827E3" w:rsidRPr="009A455C" w:rsidRDefault="00A827E3" w:rsidP="00A827E3">
      <w:pPr>
        <w:pStyle w:val="1"/>
        <w:rPr>
          <w:rFonts w:asciiTheme="majorEastAsia" w:hAnsiTheme="majorEastAsia"/>
        </w:rPr>
      </w:pPr>
      <w:r w:rsidRPr="009A455C">
        <w:rPr>
          <w:rFonts w:asciiTheme="majorEastAsia" w:hAnsiTheme="majorEastAsia" w:hint="eastAsia"/>
        </w:rPr>
        <w:lastRenderedPageBreak/>
        <w:t>品質</w:t>
      </w:r>
      <w:r w:rsidR="0087207E" w:rsidRPr="009A455C">
        <w:rPr>
          <w:rFonts w:asciiTheme="majorEastAsia" w:hAnsiTheme="majorEastAsia" w:hint="eastAsia"/>
        </w:rPr>
        <w:t>要求</w:t>
      </w:r>
      <w:bookmarkEnd w:id="24"/>
    </w:p>
    <w:p w14:paraId="386CEBAB" w14:textId="77777777" w:rsidR="00A827E3" w:rsidRPr="009A455C" w:rsidRDefault="00A827E3" w:rsidP="00A827E3">
      <w:pPr>
        <w:rPr>
          <w:rFonts w:asciiTheme="majorEastAsia" w:eastAsiaTheme="majorEastAsia" w:hAnsiTheme="majorEastAsia"/>
        </w:rPr>
      </w:pPr>
    </w:p>
    <w:p w14:paraId="4599DDC1" w14:textId="77777777" w:rsidR="00320F50" w:rsidRPr="00EB1FF8" w:rsidRDefault="00320F50" w:rsidP="00EB1FF8">
      <w:pPr>
        <w:ind w:firstLineChars="100" w:firstLine="210"/>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本システムに必要な品質要求を下記に示す。</w:t>
      </w:r>
    </w:p>
    <w:p w14:paraId="3ADD1EC3" w14:textId="77777777" w:rsidR="00320F50" w:rsidRPr="00EB1FF8" w:rsidRDefault="00320F50" w:rsidP="00320F50">
      <w:pPr>
        <w:rPr>
          <w:rFonts w:asciiTheme="majorEastAsia" w:eastAsiaTheme="majorEastAsia" w:hAnsiTheme="majorEastAsia"/>
          <w:sz w:val="21"/>
          <w:szCs w:val="21"/>
        </w:rPr>
      </w:pPr>
    </w:p>
    <w:tbl>
      <w:tblPr>
        <w:tblStyle w:val="a3"/>
        <w:tblW w:w="0" w:type="auto"/>
        <w:tblLook w:val="04A0" w:firstRow="1" w:lastRow="0" w:firstColumn="1" w:lastColumn="0" w:noHBand="0" w:noVBand="1"/>
      </w:tblPr>
      <w:tblGrid>
        <w:gridCol w:w="534"/>
        <w:gridCol w:w="2551"/>
        <w:gridCol w:w="5611"/>
      </w:tblGrid>
      <w:tr w:rsidR="00320F50" w:rsidRPr="00EB1FF8" w14:paraId="4EE332C2" w14:textId="77777777" w:rsidTr="00EB1FF8">
        <w:tc>
          <w:tcPr>
            <w:tcW w:w="534" w:type="dxa"/>
            <w:shd w:val="clear" w:color="auto" w:fill="B6DDE8" w:themeFill="accent5" w:themeFillTint="66"/>
          </w:tcPr>
          <w:p w14:paraId="4FF1FD06" w14:textId="77777777" w:rsidR="00320F50" w:rsidRPr="00EB1FF8" w:rsidRDefault="00320F50"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No</w:t>
            </w:r>
          </w:p>
        </w:tc>
        <w:tc>
          <w:tcPr>
            <w:tcW w:w="2551" w:type="dxa"/>
            <w:shd w:val="clear" w:color="auto" w:fill="B6DDE8" w:themeFill="accent5" w:themeFillTint="66"/>
          </w:tcPr>
          <w:p w14:paraId="1184B563" w14:textId="77777777" w:rsidR="00320F50" w:rsidRPr="00EB1FF8" w:rsidRDefault="00320F50"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品質要求名</w:t>
            </w:r>
          </w:p>
        </w:tc>
        <w:tc>
          <w:tcPr>
            <w:tcW w:w="5611" w:type="dxa"/>
            <w:shd w:val="clear" w:color="auto" w:fill="B6DDE8" w:themeFill="accent5" w:themeFillTint="66"/>
          </w:tcPr>
          <w:p w14:paraId="2B2F4127" w14:textId="77777777" w:rsidR="00320F50" w:rsidRPr="00EB1FF8" w:rsidRDefault="00320F50"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概要</w:t>
            </w:r>
          </w:p>
        </w:tc>
      </w:tr>
      <w:tr w:rsidR="0090376A" w:rsidRPr="00EB1FF8" w14:paraId="4B147338" w14:textId="77777777" w:rsidTr="00320F50">
        <w:tc>
          <w:tcPr>
            <w:tcW w:w="534" w:type="dxa"/>
          </w:tcPr>
          <w:p w14:paraId="7D1F2227" w14:textId="77777777" w:rsidR="0090376A" w:rsidRPr="00EB1FF8" w:rsidRDefault="0090376A" w:rsidP="00320F50">
            <w:pPr>
              <w:rPr>
                <w:rFonts w:asciiTheme="majorEastAsia" w:eastAsiaTheme="majorEastAsia" w:hAnsiTheme="majorEastAsia"/>
                <w:sz w:val="21"/>
                <w:szCs w:val="21"/>
              </w:rPr>
            </w:pPr>
            <w:r w:rsidRPr="00EB1FF8">
              <w:rPr>
                <w:rFonts w:asciiTheme="majorEastAsia" w:eastAsiaTheme="majorEastAsia" w:hAnsiTheme="majorEastAsia"/>
                <w:sz w:val="21"/>
                <w:szCs w:val="21"/>
              </w:rPr>
              <w:t>1</w:t>
            </w:r>
          </w:p>
        </w:tc>
        <w:tc>
          <w:tcPr>
            <w:tcW w:w="2551" w:type="dxa"/>
          </w:tcPr>
          <w:p w14:paraId="2E6E1EAA" w14:textId="77777777" w:rsidR="0090376A" w:rsidRPr="00EB1FF8" w:rsidRDefault="0090376A" w:rsidP="00320F5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残存バグ数</w:t>
            </w:r>
          </w:p>
        </w:tc>
        <w:tc>
          <w:tcPr>
            <w:tcW w:w="5611" w:type="dxa"/>
          </w:tcPr>
          <w:p w14:paraId="519B3A32" w14:textId="77777777" w:rsidR="0090376A" w:rsidRPr="00EB1FF8" w:rsidRDefault="0090376A" w:rsidP="00970091">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プロジェクト完了時の残存バグ数は0件とする。テストは、「テスト仕様書」に基づいて実施する。テスト仕様書に記述がない不具合が発見された場合、テスト仕様書にテストケースを追記して対応するものとする。</w:t>
            </w:r>
          </w:p>
        </w:tc>
      </w:tr>
      <w:tr w:rsidR="0090376A" w:rsidRPr="00EB1FF8" w14:paraId="73EDD94A" w14:textId="77777777" w:rsidTr="00320F50">
        <w:tc>
          <w:tcPr>
            <w:tcW w:w="534" w:type="dxa"/>
          </w:tcPr>
          <w:p w14:paraId="6A950A20" w14:textId="77777777" w:rsidR="0090376A" w:rsidRPr="00EB1FF8" w:rsidRDefault="0090376A" w:rsidP="00320F50">
            <w:pPr>
              <w:rPr>
                <w:rFonts w:asciiTheme="majorEastAsia" w:eastAsiaTheme="majorEastAsia" w:hAnsiTheme="majorEastAsia"/>
                <w:sz w:val="21"/>
                <w:szCs w:val="21"/>
              </w:rPr>
            </w:pPr>
            <w:r w:rsidRPr="00EB1FF8">
              <w:rPr>
                <w:rFonts w:asciiTheme="majorEastAsia" w:eastAsiaTheme="majorEastAsia" w:hAnsiTheme="majorEastAsia"/>
                <w:sz w:val="21"/>
                <w:szCs w:val="21"/>
              </w:rPr>
              <w:t>2</w:t>
            </w:r>
          </w:p>
        </w:tc>
        <w:tc>
          <w:tcPr>
            <w:tcW w:w="2551" w:type="dxa"/>
          </w:tcPr>
          <w:p w14:paraId="72B26535" w14:textId="77777777" w:rsidR="0090376A" w:rsidRPr="00EB1FF8" w:rsidRDefault="0090376A" w:rsidP="00320F50">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ドキュメント</w:t>
            </w:r>
          </w:p>
        </w:tc>
        <w:tc>
          <w:tcPr>
            <w:tcW w:w="5611" w:type="dxa"/>
          </w:tcPr>
          <w:p w14:paraId="40E19E8F" w14:textId="77777777" w:rsidR="0090376A" w:rsidRPr="00EB1FF8" w:rsidRDefault="0090376A" w:rsidP="0090376A">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全てのクラス、全てのメンバ（メソッド、フィールド、定数など）に、Java</w:t>
            </w:r>
            <w:r w:rsidRPr="00EB1FF8">
              <w:rPr>
                <w:rFonts w:asciiTheme="majorEastAsia" w:eastAsiaTheme="majorEastAsia" w:hAnsiTheme="majorEastAsia"/>
                <w:sz w:val="21"/>
                <w:szCs w:val="21"/>
              </w:rPr>
              <w:t>doc</w:t>
            </w:r>
            <w:r w:rsidRPr="00EB1FF8">
              <w:rPr>
                <w:rFonts w:asciiTheme="majorEastAsia" w:eastAsiaTheme="majorEastAsia" w:hAnsiTheme="majorEastAsia" w:hint="eastAsia"/>
                <w:sz w:val="21"/>
                <w:szCs w:val="21"/>
              </w:rPr>
              <w:t>形式のコメントを記述する。</w:t>
            </w:r>
          </w:p>
          <w:p w14:paraId="2A8CBAFA" w14:textId="77777777" w:rsidR="0090376A" w:rsidRPr="00EB1FF8" w:rsidRDefault="0090376A" w:rsidP="0090376A">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ただし、インターフェイス内のメソッドにJavadocが記載されている場合、実装クラス内でオーバーライドしたメソッドのJavadocは省略可能とする。</w:t>
            </w:r>
          </w:p>
        </w:tc>
      </w:tr>
    </w:tbl>
    <w:p w14:paraId="06B5EF3C" w14:textId="77777777" w:rsidR="005C408B" w:rsidRPr="009A455C" w:rsidRDefault="005C408B" w:rsidP="00A827E3">
      <w:pPr>
        <w:rPr>
          <w:rFonts w:asciiTheme="majorEastAsia" w:eastAsiaTheme="majorEastAsia" w:hAnsiTheme="majorEastAsia"/>
        </w:rPr>
      </w:pPr>
    </w:p>
    <w:p w14:paraId="0CA79450" w14:textId="77777777" w:rsidR="00A827E3" w:rsidRPr="009A455C" w:rsidRDefault="00A827E3" w:rsidP="00A827E3">
      <w:pPr>
        <w:pStyle w:val="1"/>
        <w:rPr>
          <w:rFonts w:asciiTheme="majorEastAsia" w:hAnsiTheme="majorEastAsia"/>
        </w:rPr>
      </w:pPr>
      <w:bookmarkStart w:id="25" w:name="_Toc445991855"/>
      <w:r w:rsidRPr="009A455C">
        <w:rPr>
          <w:rFonts w:asciiTheme="majorEastAsia" w:hAnsiTheme="majorEastAsia" w:hint="eastAsia"/>
        </w:rPr>
        <w:t>セキュリティ要求</w:t>
      </w:r>
      <w:bookmarkEnd w:id="25"/>
    </w:p>
    <w:p w14:paraId="13F1676E" w14:textId="77777777" w:rsidR="00A827E3" w:rsidRPr="009A455C" w:rsidRDefault="00A827E3">
      <w:pPr>
        <w:rPr>
          <w:rFonts w:asciiTheme="majorEastAsia" w:eastAsiaTheme="majorEastAsia" w:hAnsiTheme="majorEastAsia"/>
        </w:rPr>
      </w:pPr>
    </w:p>
    <w:p w14:paraId="2F199A70" w14:textId="77777777" w:rsidR="005C408B" w:rsidRPr="00EB1FF8" w:rsidRDefault="005C408B" w:rsidP="00EB1FF8">
      <w:pPr>
        <w:ind w:firstLineChars="100" w:firstLine="210"/>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本システムに必要なセキュリティ要求を下記に示す。</w:t>
      </w:r>
    </w:p>
    <w:p w14:paraId="04468C5D" w14:textId="77777777" w:rsidR="005C408B" w:rsidRPr="00EB1FF8" w:rsidRDefault="005C408B">
      <w:pPr>
        <w:rPr>
          <w:rFonts w:asciiTheme="majorEastAsia" w:eastAsiaTheme="majorEastAsia" w:hAnsiTheme="majorEastAsia"/>
          <w:sz w:val="21"/>
          <w:szCs w:val="21"/>
        </w:rPr>
      </w:pPr>
    </w:p>
    <w:tbl>
      <w:tblPr>
        <w:tblStyle w:val="a3"/>
        <w:tblW w:w="0" w:type="auto"/>
        <w:tblLook w:val="04A0" w:firstRow="1" w:lastRow="0" w:firstColumn="1" w:lastColumn="0" w:noHBand="0" w:noVBand="1"/>
      </w:tblPr>
      <w:tblGrid>
        <w:gridCol w:w="534"/>
        <w:gridCol w:w="2551"/>
        <w:gridCol w:w="5611"/>
      </w:tblGrid>
      <w:tr w:rsidR="005C408B" w:rsidRPr="00EB1FF8" w14:paraId="2D9A2EB2" w14:textId="77777777" w:rsidTr="00EB1FF8">
        <w:tc>
          <w:tcPr>
            <w:tcW w:w="534" w:type="dxa"/>
            <w:shd w:val="clear" w:color="auto" w:fill="B6DDE8" w:themeFill="accent5" w:themeFillTint="66"/>
          </w:tcPr>
          <w:p w14:paraId="21837ED0" w14:textId="77777777" w:rsidR="005C408B" w:rsidRPr="00EB1FF8" w:rsidRDefault="005C408B"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No</w:t>
            </w:r>
          </w:p>
        </w:tc>
        <w:tc>
          <w:tcPr>
            <w:tcW w:w="2551" w:type="dxa"/>
            <w:shd w:val="clear" w:color="auto" w:fill="B6DDE8" w:themeFill="accent5" w:themeFillTint="66"/>
          </w:tcPr>
          <w:p w14:paraId="4CA4BFCA" w14:textId="77777777" w:rsidR="005C408B" w:rsidRPr="00EB1FF8" w:rsidRDefault="00FF20B0"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セキュリティ</w:t>
            </w:r>
            <w:r w:rsidR="005C408B" w:rsidRPr="00EB1FF8">
              <w:rPr>
                <w:rFonts w:asciiTheme="majorEastAsia" w:eastAsiaTheme="majorEastAsia" w:hAnsiTheme="majorEastAsia" w:hint="eastAsia"/>
                <w:b/>
                <w:color w:val="31849B" w:themeColor="accent5" w:themeShade="BF"/>
                <w:sz w:val="21"/>
                <w:szCs w:val="21"/>
              </w:rPr>
              <w:t>要求名</w:t>
            </w:r>
          </w:p>
        </w:tc>
        <w:tc>
          <w:tcPr>
            <w:tcW w:w="5611" w:type="dxa"/>
            <w:shd w:val="clear" w:color="auto" w:fill="B6DDE8" w:themeFill="accent5" w:themeFillTint="66"/>
          </w:tcPr>
          <w:p w14:paraId="675E7422" w14:textId="77777777" w:rsidR="005C408B" w:rsidRPr="00EB1FF8" w:rsidRDefault="005C408B" w:rsidP="00EB1FF8">
            <w:pPr>
              <w:jc w:val="center"/>
              <w:rPr>
                <w:rFonts w:asciiTheme="majorEastAsia" w:eastAsiaTheme="majorEastAsia" w:hAnsiTheme="majorEastAsia"/>
                <w:b/>
                <w:color w:val="31849B" w:themeColor="accent5" w:themeShade="BF"/>
                <w:sz w:val="21"/>
                <w:szCs w:val="21"/>
              </w:rPr>
            </w:pPr>
            <w:r w:rsidRPr="00EB1FF8">
              <w:rPr>
                <w:rFonts w:asciiTheme="majorEastAsia" w:eastAsiaTheme="majorEastAsia" w:hAnsiTheme="majorEastAsia" w:hint="eastAsia"/>
                <w:b/>
                <w:color w:val="31849B" w:themeColor="accent5" w:themeShade="BF"/>
                <w:sz w:val="21"/>
                <w:szCs w:val="21"/>
              </w:rPr>
              <w:t>概要</w:t>
            </w:r>
          </w:p>
        </w:tc>
      </w:tr>
      <w:tr w:rsidR="00AB5515" w:rsidRPr="00EB1FF8" w14:paraId="48213D5D" w14:textId="77777777" w:rsidTr="005C408B">
        <w:tc>
          <w:tcPr>
            <w:tcW w:w="534" w:type="dxa"/>
          </w:tcPr>
          <w:p w14:paraId="0EFE1D30" w14:textId="77777777" w:rsidR="00AB5515" w:rsidRPr="00EB1FF8" w:rsidRDefault="0048374C">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1</w:t>
            </w:r>
          </w:p>
        </w:tc>
        <w:tc>
          <w:tcPr>
            <w:tcW w:w="2551" w:type="dxa"/>
          </w:tcPr>
          <w:p w14:paraId="45B26898" w14:textId="77777777" w:rsidR="00AB5515" w:rsidRPr="00EB1FF8" w:rsidRDefault="00AB0386">
            <w:pPr>
              <w:rPr>
                <w:rFonts w:asciiTheme="majorEastAsia" w:eastAsiaTheme="majorEastAsia" w:hAnsiTheme="majorEastAsia"/>
                <w:sz w:val="21"/>
                <w:szCs w:val="21"/>
              </w:rPr>
            </w:pPr>
            <w:r w:rsidRPr="00EB1FF8">
              <w:rPr>
                <w:rFonts w:asciiTheme="majorEastAsia" w:eastAsiaTheme="majorEastAsia" w:hAnsiTheme="majorEastAsia" w:hint="eastAsia"/>
                <w:sz w:val="21"/>
                <w:szCs w:val="21"/>
              </w:rPr>
              <w:t>未ログイン時の利用制限</w:t>
            </w:r>
          </w:p>
        </w:tc>
        <w:tc>
          <w:tcPr>
            <w:tcW w:w="5611" w:type="dxa"/>
          </w:tcPr>
          <w:p w14:paraId="686364DC" w14:textId="77777777" w:rsidR="00AB5515" w:rsidRPr="00EB1FF8" w:rsidRDefault="00944BCD" w:rsidP="00AB0386">
            <w:pPr>
              <w:rPr>
                <w:rFonts w:asciiTheme="majorEastAsia" w:eastAsiaTheme="majorEastAsia" w:hAnsiTheme="majorEastAsia"/>
                <w:sz w:val="21"/>
                <w:szCs w:val="21"/>
              </w:rPr>
            </w:pPr>
            <w:r>
              <w:rPr>
                <w:rFonts w:asciiTheme="majorEastAsia" w:eastAsiaTheme="majorEastAsia" w:hAnsiTheme="majorEastAsia" w:hint="eastAsia"/>
                <w:sz w:val="21"/>
                <w:szCs w:val="21"/>
              </w:rPr>
              <w:t>未ログイン状態のユーザが会員専用</w:t>
            </w:r>
            <w:r w:rsidRPr="00E7637B">
              <w:rPr>
                <w:rFonts w:asciiTheme="majorEastAsia" w:eastAsiaTheme="majorEastAsia" w:hAnsiTheme="majorEastAsia" w:hint="eastAsia"/>
                <w:sz w:val="21"/>
                <w:szCs w:val="21"/>
              </w:rPr>
              <w:t>機能にリクエストした場合、ユーザに対してログインを促す</w:t>
            </w:r>
          </w:p>
        </w:tc>
      </w:tr>
      <w:tr w:rsidR="00BE60AA" w:rsidRPr="00E7637B" w14:paraId="635E9921" w14:textId="77777777" w:rsidTr="00BE60AA">
        <w:tc>
          <w:tcPr>
            <w:tcW w:w="534" w:type="dxa"/>
          </w:tcPr>
          <w:p w14:paraId="3E3BF2C6" w14:textId="77777777" w:rsidR="00BE60AA" w:rsidRPr="00E7637B" w:rsidRDefault="00BE60AA" w:rsidP="00162E8C">
            <w:pPr>
              <w:rPr>
                <w:rFonts w:asciiTheme="majorEastAsia" w:eastAsiaTheme="majorEastAsia" w:hAnsiTheme="majorEastAsia"/>
                <w:sz w:val="21"/>
                <w:szCs w:val="21"/>
              </w:rPr>
            </w:pPr>
            <w:r>
              <w:rPr>
                <w:rFonts w:asciiTheme="majorEastAsia" w:eastAsiaTheme="majorEastAsia" w:hAnsiTheme="majorEastAsia" w:hint="eastAsia"/>
                <w:sz w:val="21"/>
                <w:szCs w:val="21"/>
              </w:rPr>
              <w:t>2</w:t>
            </w:r>
          </w:p>
        </w:tc>
        <w:tc>
          <w:tcPr>
            <w:tcW w:w="2551" w:type="dxa"/>
          </w:tcPr>
          <w:p w14:paraId="1CDD758A" w14:textId="77777777" w:rsidR="00BE60AA" w:rsidRPr="00E7637B" w:rsidRDefault="00BE60AA" w:rsidP="00162E8C">
            <w:pPr>
              <w:rPr>
                <w:rFonts w:asciiTheme="majorEastAsia" w:eastAsiaTheme="majorEastAsia" w:hAnsiTheme="majorEastAsia"/>
                <w:sz w:val="21"/>
                <w:szCs w:val="21"/>
              </w:rPr>
            </w:pPr>
            <w:r w:rsidRPr="00E7637B">
              <w:rPr>
                <w:rFonts w:asciiTheme="majorEastAsia" w:eastAsiaTheme="majorEastAsia" w:hAnsiTheme="majorEastAsia" w:hint="eastAsia"/>
                <w:sz w:val="21"/>
                <w:szCs w:val="21"/>
              </w:rPr>
              <w:t>権限チェック</w:t>
            </w:r>
          </w:p>
        </w:tc>
        <w:tc>
          <w:tcPr>
            <w:tcW w:w="5611" w:type="dxa"/>
          </w:tcPr>
          <w:p w14:paraId="76F30047" w14:textId="77777777" w:rsidR="00BE60AA" w:rsidRPr="00E7637B" w:rsidRDefault="00BE60AA" w:rsidP="00162E8C">
            <w:pPr>
              <w:rPr>
                <w:rFonts w:asciiTheme="majorEastAsia" w:eastAsiaTheme="majorEastAsia" w:hAnsiTheme="majorEastAsia"/>
                <w:sz w:val="21"/>
                <w:szCs w:val="21"/>
              </w:rPr>
            </w:pPr>
            <w:r w:rsidRPr="00E7637B">
              <w:rPr>
                <w:rFonts w:asciiTheme="majorEastAsia" w:eastAsiaTheme="majorEastAsia" w:hAnsiTheme="majorEastAsia" w:hint="eastAsia"/>
                <w:sz w:val="21"/>
                <w:szCs w:val="21"/>
              </w:rPr>
              <w:t>一般会員としてログインした状態で管理者用機能にリクエストした場合、自動的にログアウトさせて、再度ログインを促す</w:t>
            </w:r>
          </w:p>
        </w:tc>
      </w:tr>
    </w:tbl>
    <w:p w14:paraId="3F257236" w14:textId="77777777" w:rsidR="00A827E3" w:rsidRPr="009A455C" w:rsidRDefault="00A827E3" w:rsidP="00AB5515">
      <w:pPr>
        <w:rPr>
          <w:rFonts w:asciiTheme="majorEastAsia" w:eastAsiaTheme="majorEastAsia" w:hAnsiTheme="majorEastAsia"/>
        </w:rPr>
      </w:pPr>
    </w:p>
    <w:p w14:paraId="1A9B58B0" w14:textId="77777777" w:rsidR="00B40050" w:rsidRPr="009A455C" w:rsidRDefault="00B40050" w:rsidP="00B40050">
      <w:pPr>
        <w:pStyle w:val="1"/>
        <w:rPr>
          <w:rFonts w:asciiTheme="majorEastAsia" w:hAnsiTheme="majorEastAsia"/>
        </w:rPr>
      </w:pPr>
      <w:bookmarkStart w:id="26" w:name="_Toc444192436"/>
      <w:bookmarkStart w:id="27" w:name="_Toc445991856"/>
      <w:r w:rsidRPr="009A455C">
        <w:rPr>
          <w:rFonts w:asciiTheme="majorEastAsia" w:hAnsiTheme="majorEastAsia" w:hint="eastAsia"/>
        </w:rPr>
        <w:t>納品形式</w:t>
      </w:r>
      <w:bookmarkEnd w:id="26"/>
      <w:bookmarkEnd w:id="27"/>
    </w:p>
    <w:p w14:paraId="54A60DF6" w14:textId="77777777" w:rsidR="00EB1FF8" w:rsidRDefault="00EB1FF8" w:rsidP="00AB5515">
      <w:pPr>
        <w:rPr>
          <w:rFonts w:asciiTheme="majorEastAsia" w:eastAsiaTheme="majorEastAsia" w:hAnsiTheme="majorEastAsia"/>
        </w:rPr>
      </w:pPr>
    </w:p>
    <w:p w14:paraId="01726EC9" w14:textId="77777777" w:rsidR="00B40050" w:rsidRPr="00EB1FF8" w:rsidRDefault="00F86884" w:rsidP="00EB1FF8">
      <w:pPr>
        <w:ind w:firstLineChars="100" w:firstLine="210"/>
        <w:rPr>
          <w:rFonts w:asciiTheme="majorEastAsia" w:eastAsiaTheme="majorEastAsia" w:hAnsiTheme="majorEastAsia"/>
          <w:sz w:val="21"/>
          <w:szCs w:val="21"/>
        </w:rPr>
      </w:pPr>
      <w:r w:rsidRPr="00EB1FF8">
        <w:rPr>
          <w:rFonts w:asciiTheme="majorEastAsia" w:eastAsiaTheme="majorEastAsia" w:hAnsiTheme="majorEastAsia" w:hint="eastAsia"/>
          <w:kern w:val="0"/>
          <w:sz w:val="21"/>
          <w:szCs w:val="21"/>
        </w:rPr>
        <w:t>作成したソースコード、作業工程表、テスト仕様書をリポジトリ上にコミットする形で納品する。</w:t>
      </w:r>
    </w:p>
    <w:sectPr w:rsidR="00B40050" w:rsidRPr="00EB1FF8" w:rsidSect="00FD1ECA">
      <w:footerReference w:type="default" r:id="rId14"/>
      <w:type w:val="continuous"/>
      <w:pgSz w:w="11900" w:h="16840"/>
      <w:pgMar w:top="1985" w:right="1701" w:bottom="1701" w:left="1701" w:header="851" w:footer="992" w:gutter="0"/>
      <w:pgNumType w:start="1"/>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C469B" w14:textId="77777777" w:rsidR="002A15C2" w:rsidRDefault="002A15C2" w:rsidP="00B45E11">
      <w:r>
        <w:separator/>
      </w:r>
    </w:p>
  </w:endnote>
  <w:endnote w:type="continuationSeparator" w:id="0">
    <w:p w14:paraId="1927D1FC" w14:textId="77777777" w:rsidR="002A15C2" w:rsidRDefault="002A15C2" w:rsidP="00B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97625"/>
      <w:docPartObj>
        <w:docPartGallery w:val="Page Numbers (Bottom of Page)"/>
        <w:docPartUnique/>
      </w:docPartObj>
    </w:sdtPr>
    <w:sdtEndPr/>
    <w:sdtContent>
      <w:p w14:paraId="64407D2C" w14:textId="77777777" w:rsidR="00FD1ECA" w:rsidRDefault="002A15C2">
        <w:pPr>
          <w:pStyle w:val="ab"/>
          <w:jc w:val="center"/>
        </w:pPr>
        <w:r>
          <w:fldChar w:fldCharType="begin"/>
        </w:r>
        <w:r>
          <w:instrText xml:space="preserve"> PAGE   \* MERGEFORMAT </w:instrText>
        </w:r>
        <w:r>
          <w:fldChar w:fldCharType="separate"/>
        </w:r>
        <w:r w:rsidR="00E35676" w:rsidRPr="00E35676">
          <w:rPr>
            <w:noProof/>
            <w:lang w:val="ja-JP"/>
          </w:rPr>
          <w:t>2</w:t>
        </w:r>
        <w:r>
          <w:rPr>
            <w:noProof/>
            <w:lang w:val="ja-JP"/>
          </w:rPr>
          <w:fldChar w:fldCharType="end"/>
        </w:r>
      </w:p>
    </w:sdtContent>
  </w:sdt>
  <w:p w14:paraId="190EE671" w14:textId="77777777" w:rsidR="00FD1ECA" w:rsidRDefault="00FD1ECA">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97624"/>
      <w:docPartObj>
        <w:docPartGallery w:val="Page Numbers (Bottom of Page)"/>
        <w:docPartUnique/>
      </w:docPartObj>
    </w:sdtPr>
    <w:sdtEndPr/>
    <w:sdtContent>
      <w:p w14:paraId="248DB8E5" w14:textId="77777777" w:rsidR="00FD1ECA" w:rsidRDefault="002A15C2">
        <w:pPr>
          <w:pStyle w:val="ab"/>
          <w:jc w:val="center"/>
        </w:pPr>
        <w:r>
          <w:fldChar w:fldCharType="begin"/>
        </w:r>
        <w:r>
          <w:instrText xml:space="preserve"> PAGE   \* MERGEFORMAT </w:instrText>
        </w:r>
        <w:r>
          <w:fldChar w:fldCharType="separate"/>
        </w:r>
        <w:r w:rsidR="00E35676" w:rsidRPr="00E35676">
          <w:rPr>
            <w:noProof/>
            <w:lang w:val="ja-JP"/>
          </w:rPr>
          <w:t>1</w:t>
        </w:r>
        <w:r>
          <w:rPr>
            <w:noProof/>
            <w:lang w:val="ja-JP"/>
          </w:rPr>
          <w:fldChar w:fldCharType="end"/>
        </w:r>
      </w:p>
    </w:sdtContent>
  </w:sdt>
  <w:p w14:paraId="6BFAE5A8" w14:textId="77777777" w:rsidR="00FD1ECA" w:rsidRDefault="00FD1ECA">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CB129" w14:textId="77777777" w:rsidR="00FD1ECA" w:rsidRDefault="002A15C2">
    <w:pPr>
      <w:pStyle w:val="ab"/>
      <w:jc w:val="center"/>
    </w:pPr>
    <w:r>
      <w:fldChar w:fldCharType="begin"/>
    </w:r>
    <w:r>
      <w:instrText xml:space="preserve"> PAGE   \* MERGEFORMAT </w:instrText>
    </w:r>
    <w:r>
      <w:fldChar w:fldCharType="separate"/>
    </w:r>
    <w:r w:rsidR="00AC1132" w:rsidRPr="00AC1132">
      <w:rPr>
        <w:noProof/>
        <w:lang w:val="ja-JP"/>
      </w:rPr>
      <w:t>4</w:t>
    </w:r>
    <w:r>
      <w:rPr>
        <w:noProof/>
        <w:lang w:val="ja-JP"/>
      </w:rPr>
      <w:fldChar w:fldCharType="end"/>
    </w:r>
  </w:p>
  <w:p w14:paraId="5F357B03" w14:textId="77777777" w:rsidR="00FD1ECA" w:rsidRDefault="00FD1EC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256AB" w14:textId="77777777" w:rsidR="002A15C2" w:rsidRDefault="002A15C2" w:rsidP="00B45E11">
      <w:r>
        <w:separator/>
      </w:r>
    </w:p>
  </w:footnote>
  <w:footnote w:type="continuationSeparator" w:id="0">
    <w:p w14:paraId="00BD8797" w14:textId="77777777" w:rsidR="002A15C2" w:rsidRDefault="002A15C2" w:rsidP="00B45E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10BF1"/>
    <w:multiLevelType w:val="multilevel"/>
    <w:tmpl w:val="9732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B00B9"/>
    <w:multiLevelType w:val="hybridMultilevel"/>
    <w:tmpl w:val="3EB4FFAA"/>
    <w:lvl w:ilvl="0" w:tplc="F9B64752">
      <w:numFmt w:val="bullet"/>
      <w:lvlText w:val="・"/>
      <w:lvlJc w:val="left"/>
      <w:pPr>
        <w:ind w:left="360" w:hanging="360"/>
      </w:pPr>
      <w:rPr>
        <w:rFonts w:ascii="ＭＳ 明朝" w:eastAsia="ＭＳ 明朝" w:hAnsi="ＭＳ 明朝" w:cstheme="minorBidi" w:hint="eastAsia"/>
      </w:rPr>
    </w:lvl>
    <w:lvl w:ilvl="1" w:tplc="A37E8C50">
      <w:start w:val="1"/>
      <w:numFmt w:val="decimal"/>
      <w:lvlText w:val="%2."/>
      <w:lvlJc w:val="left"/>
      <w:pPr>
        <w:ind w:left="960" w:hanging="480"/>
      </w:pPr>
      <w:rPr>
        <w:rFonts w:hint="eastAsia"/>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15:restartNumberingAfterBreak="0">
    <w:nsid w:val="22BB1219"/>
    <w:multiLevelType w:val="hybridMultilevel"/>
    <w:tmpl w:val="B69ABFA2"/>
    <w:lvl w:ilvl="0" w:tplc="F9B6475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46FB4ACA"/>
    <w:multiLevelType w:val="multilevel"/>
    <w:tmpl w:val="E7A43AD0"/>
    <w:lvl w:ilvl="0">
      <w:start w:val="1"/>
      <w:numFmt w:val="decimalFullWidth"/>
      <w:pStyle w:val="1"/>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ssPO108@outlook.jp">
    <w15:presenceInfo w15:providerId="Windows Live" w15:userId="07180e828af82c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dirty"/>
  <w:trackRevisions/>
  <w:defaultTabStop w:val="960"/>
  <w:drawingGridHorizontalSpacing w:val="120"/>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827E3"/>
    <w:rsid w:val="0000366A"/>
    <w:rsid w:val="000075C6"/>
    <w:rsid w:val="000A23FC"/>
    <w:rsid w:val="000B0560"/>
    <w:rsid w:val="000B0F4A"/>
    <w:rsid w:val="000C024E"/>
    <w:rsid w:val="000C4B52"/>
    <w:rsid w:val="000D0F80"/>
    <w:rsid w:val="000E09A2"/>
    <w:rsid w:val="000E55E7"/>
    <w:rsid w:val="00160B5F"/>
    <w:rsid w:val="001724C1"/>
    <w:rsid w:val="00175B16"/>
    <w:rsid w:val="00184F49"/>
    <w:rsid w:val="001A1BCC"/>
    <w:rsid w:val="001B3A59"/>
    <w:rsid w:val="001D2997"/>
    <w:rsid w:val="001E6BAF"/>
    <w:rsid w:val="0020351E"/>
    <w:rsid w:val="00216DA5"/>
    <w:rsid w:val="00222125"/>
    <w:rsid w:val="00227BB6"/>
    <w:rsid w:val="002470E9"/>
    <w:rsid w:val="00290D9F"/>
    <w:rsid w:val="002A15C2"/>
    <w:rsid w:val="002B33F6"/>
    <w:rsid w:val="002B46CC"/>
    <w:rsid w:val="002C3B77"/>
    <w:rsid w:val="002C6FEF"/>
    <w:rsid w:val="002E6E17"/>
    <w:rsid w:val="002F2AF0"/>
    <w:rsid w:val="00320F50"/>
    <w:rsid w:val="00371688"/>
    <w:rsid w:val="00374DB1"/>
    <w:rsid w:val="003A002E"/>
    <w:rsid w:val="003A3C84"/>
    <w:rsid w:val="003C3CEC"/>
    <w:rsid w:val="004447F4"/>
    <w:rsid w:val="0048374C"/>
    <w:rsid w:val="00512C4D"/>
    <w:rsid w:val="00525870"/>
    <w:rsid w:val="00566477"/>
    <w:rsid w:val="00571A7B"/>
    <w:rsid w:val="00593745"/>
    <w:rsid w:val="00593CEF"/>
    <w:rsid w:val="00596774"/>
    <w:rsid w:val="005A2B11"/>
    <w:rsid w:val="005C408B"/>
    <w:rsid w:val="00627DEE"/>
    <w:rsid w:val="0063669F"/>
    <w:rsid w:val="00644698"/>
    <w:rsid w:val="00644BE4"/>
    <w:rsid w:val="006627DF"/>
    <w:rsid w:val="006B142F"/>
    <w:rsid w:val="006E0F4A"/>
    <w:rsid w:val="006E38F7"/>
    <w:rsid w:val="006E744A"/>
    <w:rsid w:val="006F33A8"/>
    <w:rsid w:val="0074696D"/>
    <w:rsid w:val="00753431"/>
    <w:rsid w:val="00753EB6"/>
    <w:rsid w:val="007548C8"/>
    <w:rsid w:val="007A532A"/>
    <w:rsid w:val="007E3AF6"/>
    <w:rsid w:val="007F3198"/>
    <w:rsid w:val="0082236F"/>
    <w:rsid w:val="00824996"/>
    <w:rsid w:val="008450E7"/>
    <w:rsid w:val="00853315"/>
    <w:rsid w:val="00853A1C"/>
    <w:rsid w:val="00855B40"/>
    <w:rsid w:val="00856A1B"/>
    <w:rsid w:val="0086639F"/>
    <w:rsid w:val="0087207E"/>
    <w:rsid w:val="00875B9F"/>
    <w:rsid w:val="0089312F"/>
    <w:rsid w:val="008B22A9"/>
    <w:rsid w:val="008D2FED"/>
    <w:rsid w:val="008D48EA"/>
    <w:rsid w:val="008E70AB"/>
    <w:rsid w:val="008F1879"/>
    <w:rsid w:val="008F4EE4"/>
    <w:rsid w:val="0090376A"/>
    <w:rsid w:val="00907B22"/>
    <w:rsid w:val="00924E13"/>
    <w:rsid w:val="00936E8D"/>
    <w:rsid w:val="00944BCD"/>
    <w:rsid w:val="009508C0"/>
    <w:rsid w:val="0099012B"/>
    <w:rsid w:val="009919D4"/>
    <w:rsid w:val="009A455C"/>
    <w:rsid w:val="009A7CE2"/>
    <w:rsid w:val="009B320C"/>
    <w:rsid w:val="009C71F7"/>
    <w:rsid w:val="00A15FC0"/>
    <w:rsid w:val="00A52921"/>
    <w:rsid w:val="00A827E3"/>
    <w:rsid w:val="00AB0386"/>
    <w:rsid w:val="00AB0EB2"/>
    <w:rsid w:val="00AB5515"/>
    <w:rsid w:val="00AB59DB"/>
    <w:rsid w:val="00AC1132"/>
    <w:rsid w:val="00AE1DB6"/>
    <w:rsid w:val="00AE66F3"/>
    <w:rsid w:val="00AF34DA"/>
    <w:rsid w:val="00AF494D"/>
    <w:rsid w:val="00B127E5"/>
    <w:rsid w:val="00B13577"/>
    <w:rsid w:val="00B27DD9"/>
    <w:rsid w:val="00B40050"/>
    <w:rsid w:val="00B45E11"/>
    <w:rsid w:val="00B46BA8"/>
    <w:rsid w:val="00B46EE7"/>
    <w:rsid w:val="00B700DA"/>
    <w:rsid w:val="00B80D7F"/>
    <w:rsid w:val="00BD7D16"/>
    <w:rsid w:val="00BE4E89"/>
    <w:rsid w:val="00BE60AA"/>
    <w:rsid w:val="00BF0499"/>
    <w:rsid w:val="00C4507A"/>
    <w:rsid w:val="00C516BF"/>
    <w:rsid w:val="00C5602B"/>
    <w:rsid w:val="00CA0514"/>
    <w:rsid w:val="00CB7725"/>
    <w:rsid w:val="00CD01E2"/>
    <w:rsid w:val="00CD4575"/>
    <w:rsid w:val="00CF4F54"/>
    <w:rsid w:val="00D53CA4"/>
    <w:rsid w:val="00D63DD4"/>
    <w:rsid w:val="00DE3411"/>
    <w:rsid w:val="00E04F56"/>
    <w:rsid w:val="00E35676"/>
    <w:rsid w:val="00EA2804"/>
    <w:rsid w:val="00EA5073"/>
    <w:rsid w:val="00EA78BB"/>
    <w:rsid w:val="00EB1054"/>
    <w:rsid w:val="00EB1FF8"/>
    <w:rsid w:val="00EE023C"/>
    <w:rsid w:val="00EF5B8A"/>
    <w:rsid w:val="00F05AB0"/>
    <w:rsid w:val="00F60441"/>
    <w:rsid w:val="00F66677"/>
    <w:rsid w:val="00F77271"/>
    <w:rsid w:val="00F86884"/>
    <w:rsid w:val="00F9143C"/>
    <w:rsid w:val="00FA4625"/>
    <w:rsid w:val="00FC4F3A"/>
    <w:rsid w:val="00FC71BB"/>
    <w:rsid w:val="00FD1ECA"/>
    <w:rsid w:val="00FE18FA"/>
    <w:rsid w:val="00FF2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1EDB4180"/>
  <w15:docId w15:val="{4917F011-2370-4A10-83C7-7F488F044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4B52"/>
    <w:pPr>
      <w:widowControl w:val="0"/>
      <w:jc w:val="both"/>
    </w:pPr>
  </w:style>
  <w:style w:type="paragraph" w:styleId="1">
    <w:name w:val="heading 1"/>
    <w:basedOn w:val="a"/>
    <w:next w:val="a"/>
    <w:link w:val="10"/>
    <w:uiPriority w:val="9"/>
    <w:qFormat/>
    <w:rsid w:val="00A827E3"/>
    <w:pPr>
      <w:keepNext/>
      <w:numPr>
        <w:numId w:val="2"/>
      </w:numPr>
      <w:pBdr>
        <w:bottom w:val="single" w:sz="4" w:space="1" w:color="auto"/>
      </w:pBdr>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827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sid w:val="00A827E3"/>
    <w:rPr>
      <w:b/>
      <w:bCs/>
    </w:rPr>
  </w:style>
  <w:style w:type="paragraph" w:styleId="a5">
    <w:name w:val="List Paragraph"/>
    <w:basedOn w:val="a"/>
    <w:uiPriority w:val="34"/>
    <w:qFormat/>
    <w:rsid w:val="00A827E3"/>
    <w:pPr>
      <w:ind w:leftChars="400" w:left="960"/>
    </w:pPr>
  </w:style>
  <w:style w:type="character" w:customStyle="1" w:styleId="10">
    <w:name w:val="見出し 1 (文字)"/>
    <w:basedOn w:val="a0"/>
    <w:link w:val="1"/>
    <w:uiPriority w:val="9"/>
    <w:rsid w:val="00A827E3"/>
    <w:rPr>
      <w:rFonts w:asciiTheme="majorHAnsi" w:eastAsiaTheme="majorEastAsia" w:hAnsiTheme="majorHAnsi" w:cstheme="majorBidi"/>
      <w:sz w:val="28"/>
      <w:szCs w:val="28"/>
    </w:rPr>
  </w:style>
  <w:style w:type="paragraph" w:styleId="a6">
    <w:name w:val="TOC Heading"/>
    <w:basedOn w:val="1"/>
    <w:next w:val="a"/>
    <w:uiPriority w:val="39"/>
    <w:unhideWhenUsed/>
    <w:qFormat/>
    <w:rsid w:val="00A827E3"/>
    <w:pPr>
      <w:keepLines/>
      <w:widowControl/>
      <w:numPr>
        <w:numId w:val="0"/>
      </w:numPr>
      <w:pBdr>
        <w:bottom w:val="none" w:sz="0" w:space="0" w:color="auto"/>
      </w:pBdr>
      <w:spacing w:before="480" w:line="276" w:lineRule="auto"/>
      <w:jc w:val="left"/>
      <w:outlineLvl w:val="9"/>
    </w:pPr>
    <w:rPr>
      <w:b/>
      <w:bCs/>
      <w:color w:val="365F91" w:themeColor="accent1" w:themeShade="BF"/>
      <w:kern w:val="0"/>
    </w:rPr>
  </w:style>
  <w:style w:type="paragraph" w:styleId="11">
    <w:name w:val="toc 1"/>
    <w:basedOn w:val="a"/>
    <w:next w:val="a"/>
    <w:autoRedefine/>
    <w:uiPriority w:val="39"/>
    <w:unhideWhenUsed/>
    <w:rsid w:val="00A827E3"/>
    <w:pPr>
      <w:spacing w:before="120"/>
      <w:jc w:val="left"/>
    </w:pPr>
    <w:rPr>
      <w:b/>
    </w:rPr>
  </w:style>
  <w:style w:type="paragraph" w:styleId="a7">
    <w:name w:val="Balloon Text"/>
    <w:basedOn w:val="a"/>
    <w:link w:val="a8"/>
    <w:uiPriority w:val="99"/>
    <w:semiHidden/>
    <w:unhideWhenUsed/>
    <w:rsid w:val="00A827E3"/>
    <w:rPr>
      <w:rFonts w:ascii="Lucida Grande" w:hAnsi="Lucida Grande" w:cs="Lucida Grande"/>
      <w:sz w:val="18"/>
      <w:szCs w:val="18"/>
    </w:rPr>
  </w:style>
  <w:style w:type="character" w:customStyle="1" w:styleId="a8">
    <w:name w:val="吹き出し (文字)"/>
    <w:basedOn w:val="a0"/>
    <w:link w:val="a7"/>
    <w:uiPriority w:val="99"/>
    <w:semiHidden/>
    <w:rsid w:val="00A827E3"/>
    <w:rPr>
      <w:rFonts w:ascii="Lucida Grande" w:hAnsi="Lucida Grande" w:cs="Lucida Grande"/>
      <w:sz w:val="18"/>
      <w:szCs w:val="18"/>
    </w:rPr>
  </w:style>
  <w:style w:type="paragraph" w:styleId="2">
    <w:name w:val="toc 2"/>
    <w:basedOn w:val="a"/>
    <w:next w:val="a"/>
    <w:autoRedefine/>
    <w:uiPriority w:val="39"/>
    <w:semiHidden/>
    <w:unhideWhenUsed/>
    <w:rsid w:val="00A827E3"/>
    <w:pPr>
      <w:ind w:left="240"/>
      <w:jc w:val="left"/>
    </w:pPr>
    <w:rPr>
      <w:b/>
      <w:sz w:val="22"/>
      <w:szCs w:val="22"/>
    </w:rPr>
  </w:style>
  <w:style w:type="paragraph" w:styleId="3">
    <w:name w:val="toc 3"/>
    <w:basedOn w:val="a"/>
    <w:next w:val="a"/>
    <w:autoRedefine/>
    <w:uiPriority w:val="39"/>
    <w:semiHidden/>
    <w:unhideWhenUsed/>
    <w:rsid w:val="00A827E3"/>
    <w:pPr>
      <w:ind w:left="480"/>
      <w:jc w:val="left"/>
    </w:pPr>
    <w:rPr>
      <w:sz w:val="22"/>
      <w:szCs w:val="22"/>
    </w:rPr>
  </w:style>
  <w:style w:type="paragraph" w:styleId="4">
    <w:name w:val="toc 4"/>
    <w:basedOn w:val="a"/>
    <w:next w:val="a"/>
    <w:autoRedefine/>
    <w:uiPriority w:val="39"/>
    <w:semiHidden/>
    <w:unhideWhenUsed/>
    <w:rsid w:val="00A827E3"/>
    <w:pPr>
      <w:ind w:left="720"/>
      <w:jc w:val="left"/>
    </w:pPr>
    <w:rPr>
      <w:sz w:val="20"/>
      <w:szCs w:val="20"/>
    </w:rPr>
  </w:style>
  <w:style w:type="paragraph" w:styleId="5">
    <w:name w:val="toc 5"/>
    <w:basedOn w:val="a"/>
    <w:next w:val="a"/>
    <w:autoRedefine/>
    <w:uiPriority w:val="39"/>
    <w:semiHidden/>
    <w:unhideWhenUsed/>
    <w:rsid w:val="00A827E3"/>
    <w:pPr>
      <w:ind w:left="960"/>
      <w:jc w:val="left"/>
    </w:pPr>
    <w:rPr>
      <w:sz w:val="20"/>
      <w:szCs w:val="20"/>
    </w:rPr>
  </w:style>
  <w:style w:type="paragraph" w:styleId="6">
    <w:name w:val="toc 6"/>
    <w:basedOn w:val="a"/>
    <w:next w:val="a"/>
    <w:autoRedefine/>
    <w:uiPriority w:val="39"/>
    <w:semiHidden/>
    <w:unhideWhenUsed/>
    <w:rsid w:val="00A827E3"/>
    <w:pPr>
      <w:ind w:left="1200"/>
      <w:jc w:val="left"/>
    </w:pPr>
    <w:rPr>
      <w:sz w:val="20"/>
      <w:szCs w:val="20"/>
    </w:rPr>
  </w:style>
  <w:style w:type="paragraph" w:styleId="7">
    <w:name w:val="toc 7"/>
    <w:basedOn w:val="a"/>
    <w:next w:val="a"/>
    <w:autoRedefine/>
    <w:uiPriority w:val="39"/>
    <w:semiHidden/>
    <w:unhideWhenUsed/>
    <w:rsid w:val="00A827E3"/>
    <w:pPr>
      <w:ind w:left="1440"/>
      <w:jc w:val="left"/>
    </w:pPr>
    <w:rPr>
      <w:sz w:val="20"/>
      <w:szCs w:val="20"/>
    </w:rPr>
  </w:style>
  <w:style w:type="paragraph" w:styleId="8">
    <w:name w:val="toc 8"/>
    <w:basedOn w:val="a"/>
    <w:next w:val="a"/>
    <w:autoRedefine/>
    <w:uiPriority w:val="39"/>
    <w:semiHidden/>
    <w:unhideWhenUsed/>
    <w:rsid w:val="00A827E3"/>
    <w:pPr>
      <w:ind w:left="1680"/>
      <w:jc w:val="left"/>
    </w:pPr>
    <w:rPr>
      <w:sz w:val="20"/>
      <w:szCs w:val="20"/>
    </w:rPr>
  </w:style>
  <w:style w:type="paragraph" w:styleId="9">
    <w:name w:val="toc 9"/>
    <w:basedOn w:val="a"/>
    <w:next w:val="a"/>
    <w:autoRedefine/>
    <w:uiPriority w:val="39"/>
    <w:semiHidden/>
    <w:unhideWhenUsed/>
    <w:rsid w:val="00A827E3"/>
    <w:pPr>
      <w:ind w:left="1920"/>
      <w:jc w:val="left"/>
    </w:pPr>
    <w:rPr>
      <w:sz w:val="20"/>
      <w:szCs w:val="20"/>
    </w:rPr>
  </w:style>
  <w:style w:type="paragraph" w:styleId="a9">
    <w:name w:val="header"/>
    <w:basedOn w:val="a"/>
    <w:link w:val="aa"/>
    <w:uiPriority w:val="99"/>
    <w:unhideWhenUsed/>
    <w:rsid w:val="00B45E11"/>
    <w:pPr>
      <w:tabs>
        <w:tab w:val="center" w:pos="4252"/>
        <w:tab w:val="right" w:pos="8504"/>
      </w:tabs>
      <w:snapToGrid w:val="0"/>
    </w:pPr>
  </w:style>
  <w:style w:type="character" w:customStyle="1" w:styleId="aa">
    <w:name w:val="ヘッダー (文字)"/>
    <w:basedOn w:val="a0"/>
    <w:link w:val="a9"/>
    <w:uiPriority w:val="99"/>
    <w:rsid w:val="00B45E11"/>
  </w:style>
  <w:style w:type="paragraph" w:styleId="ab">
    <w:name w:val="footer"/>
    <w:basedOn w:val="a"/>
    <w:link w:val="ac"/>
    <w:uiPriority w:val="99"/>
    <w:unhideWhenUsed/>
    <w:rsid w:val="00B45E11"/>
    <w:pPr>
      <w:tabs>
        <w:tab w:val="center" w:pos="4252"/>
        <w:tab w:val="right" w:pos="8504"/>
      </w:tabs>
      <w:snapToGrid w:val="0"/>
    </w:pPr>
  </w:style>
  <w:style w:type="character" w:customStyle="1" w:styleId="ac">
    <w:name w:val="フッター (文字)"/>
    <w:basedOn w:val="a0"/>
    <w:link w:val="ab"/>
    <w:uiPriority w:val="99"/>
    <w:rsid w:val="00B45E11"/>
  </w:style>
  <w:style w:type="character" w:styleId="ad">
    <w:name w:val="Hyperlink"/>
    <w:basedOn w:val="a0"/>
    <w:uiPriority w:val="99"/>
    <w:unhideWhenUsed/>
    <w:rsid w:val="00627DEE"/>
    <w:rPr>
      <w:color w:val="0000FF" w:themeColor="hyperlink"/>
      <w:u w:val="single"/>
    </w:rPr>
  </w:style>
  <w:style w:type="paragraph" w:styleId="ae">
    <w:name w:val="Revision"/>
    <w:hidden/>
    <w:uiPriority w:val="99"/>
    <w:semiHidden/>
    <w:rsid w:val="001B3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371930">
      <w:bodyDiv w:val="1"/>
      <w:marLeft w:val="0"/>
      <w:marRight w:val="0"/>
      <w:marTop w:val="0"/>
      <w:marBottom w:val="0"/>
      <w:divBdr>
        <w:top w:val="none" w:sz="0" w:space="0" w:color="auto"/>
        <w:left w:val="none" w:sz="0" w:space="0" w:color="auto"/>
        <w:bottom w:val="none" w:sz="0" w:space="0" w:color="auto"/>
        <w:right w:val="none" w:sz="0" w:space="0" w:color="auto"/>
      </w:divBdr>
    </w:div>
    <w:div w:id="1609658655">
      <w:bodyDiv w:val="1"/>
      <w:marLeft w:val="0"/>
      <w:marRight w:val="0"/>
      <w:marTop w:val="0"/>
      <w:marBottom w:val="0"/>
      <w:divBdr>
        <w:top w:val="none" w:sz="0" w:space="0" w:color="auto"/>
        <w:left w:val="none" w:sz="0" w:space="0" w:color="auto"/>
        <w:bottom w:val="none" w:sz="0" w:space="0" w:color="auto"/>
        <w:right w:val="none" w:sz="0" w:space="0" w:color="auto"/>
      </w:divBdr>
    </w:div>
    <w:div w:id="19195552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F488C-23E9-48C4-B849-A6C9C5A4A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11</Pages>
  <Words>481</Words>
  <Characters>2743</Characters>
  <Application>Microsoft Office Word</Application>
  <DocSecurity>0</DocSecurity>
  <Lines>22</Lines>
  <Paragraphs>6</Paragraphs>
  <ScaleCrop>false</ScaleCrop>
  <HeadingPairs>
    <vt:vector size="6" baseType="variant">
      <vt:variant>
        <vt:lpstr>タイトル</vt:lpstr>
      </vt:variant>
      <vt:variant>
        <vt:i4>1</vt:i4>
      </vt:variant>
      <vt:variant>
        <vt:lpstr>Title</vt:lpstr>
      </vt:variant>
      <vt:variant>
        <vt:i4>1</vt:i4>
      </vt:variant>
      <vt:variant>
        <vt:lpstr>Headings</vt:lpstr>
      </vt:variant>
      <vt:variant>
        <vt:i4>6</vt:i4>
      </vt:variant>
    </vt:vector>
  </HeadingPairs>
  <TitlesOfParts>
    <vt:vector size="8" baseType="lpstr">
      <vt:lpstr/>
      <vt:lpstr/>
      <vt:lpstr>プロジェクトの概要</vt:lpstr>
      <vt:lpstr>開発環境</vt:lpstr>
      <vt:lpstr>運用環境</vt:lpstr>
      <vt:lpstr>機能要求</vt:lpstr>
      <vt:lpstr>品質要求</vt:lpstr>
      <vt:lpstr>セキュリティ要求</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user</dc:creator>
  <cp:keywords/>
  <dc:description/>
  <cp:lastModifiedBy>sssPO108@outlook.jp</cp:lastModifiedBy>
  <cp:revision>68</cp:revision>
  <cp:lastPrinted>2016-10-14T04:55:00Z</cp:lastPrinted>
  <dcterms:created xsi:type="dcterms:W3CDTF">2015-08-25T08:55:00Z</dcterms:created>
  <dcterms:modified xsi:type="dcterms:W3CDTF">2022-02-09T05:04:00Z</dcterms:modified>
</cp:coreProperties>
</file>